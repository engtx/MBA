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89C51D" w14:textId="37F48017" w:rsidR="00B17485" w:rsidRPr="00803F64" w:rsidRDefault="00BD6B1F" w:rsidP="00B17485">
      <w:pPr>
        <w:tabs>
          <w:tab w:val="left" w:pos="6980"/>
        </w:tabs>
        <w:ind w:right="54"/>
        <w:jc w:val="center"/>
        <w:outlineLvl w:val="0"/>
        <w:rPr>
          <w:b/>
          <w:bCs/>
          <w:sz w:val="32"/>
          <w:szCs w:val="28"/>
        </w:rPr>
      </w:pPr>
      <w:r>
        <w:rPr>
          <w:b/>
          <w:bCs/>
          <w:sz w:val="32"/>
          <w:szCs w:val="28"/>
        </w:rPr>
        <w:t>Bus 634 - 001, 402, 801</w:t>
      </w:r>
    </w:p>
    <w:p w14:paraId="12D9944A" w14:textId="256BA88E" w:rsidR="00B17485" w:rsidRDefault="00BD6B1F" w:rsidP="00B17485">
      <w:pPr>
        <w:tabs>
          <w:tab w:val="left" w:pos="80"/>
          <w:tab w:val="left" w:pos="1880"/>
          <w:tab w:val="left" w:pos="6980"/>
          <w:tab w:val="left" w:pos="9260"/>
        </w:tabs>
        <w:ind w:left="80" w:right="54"/>
        <w:jc w:val="center"/>
        <w:outlineLvl w:val="0"/>
        <w:rPr>
          <w:b/>
          <w:bCs/>
          <w:sz w:val="32"/>
          <w:szCs w:val="28"/>
        </w:rPr>
      </w:pPr>
      <w:r>
        <w:rPr>
          <w:b/>
          <w:bCs/>
          <w:sz w:val="32"/>
          <w:szCs w:val="28"/>
        </w:rPr>
        <w:t>Business Strategies for a Better World</w:t>
      </w:r>
    </w:p>
    <w:p w14:paraId="401A87C4" w14:textId="015422EC" w:rsidR="00BC2EFF" w:rsidRPr="00BD6B1F" w:rsidRDefault="00D97D25" w:rsidP="00B17485">
      <w:pPr>
        <w:tabs>
          <w:tab w:val="left" w:pos="80"/>
          <w:tab w:val="left" w:pos="1880"/>
          <w:tab w:val="left" w:pos="6980"/>
          <w:tab w:val="left" w:pos="9260"/>
        </w:tabs>
        <w:ind w:left="80" w:right="54"/>
        <w:jc w:val="center"/>
        <w:outlineLvl w:val="0"/>
        <w:rPr>
          <w:b/>
          <w:bCs/>
          <w:szCs w:val="21"/>
        </w:rPr>
      </w:pPr>
      <w:r w:rsidRPr="00BD6B1F">
        <w:rPr>
          <w:b/>
          <w:bCs/>
          <w:szCs w:val="21"/>
        </w:rPr>
        <w:t xml:space="preserve">(CRN </w:t>
      </w:r>
      <w:r w:rsidR="00BD6B1F" w:rsidRPr="00BD6B1F">
        <w:rPr>
          <w:b/>
          <w:bCs/>
          <w:szCs w:val="21"/>
        </w:rPr>
        <w:t>79046, 77638, 75609</w:t>
      </w:r>
      <w:r w:rsidRPr="00BD6B1F">
        <w:rPr>
          <w:b/>
          <w:bCs/>
          <w:szCs w:val="21"/>
        </w:rPr>
        <w:t>)</w:t>
      </w:r>
    </w:p>
    <w:p w14:paraId="54D73C79" w14:textId="3B4B9408" w:rsidR="00B17485" w:rsidRPr="00803F64" w:rsidRDefault="00C27135" w:rsidP="00B17485">
      <w:pPr>
        <w:tabs>
          <w:tab w:val="left" w:pos="80"/>
          <w:tab w:val="left" w:pos="1880"/>
          <w:tab w:val="left" w:pos="6980"/>
          <w:tab w:val="left" w:pos="9260"/>
        </w:tabs>
        <w:ind w:left="80" w:right="54"/>
        <w:jc w:val="center"/>
        <w:outlineLvl w:val="0"/>
        <w:rPr>
          <w:i/>
          <w:iCs/>
          <w:sz w:val="22"/>
        </w:rPr>
      </w:pPr>
      <w:r>
        <w:rPr>
          <w:i/>
          <w:iCs/>
          <w:sz w:val="32"/>
        </w:rPr>
        <w:t>Fall</w:t>
      </w:r>
      <w:r w:rsidR="008760EE">
        <w:rPr>
          <w:i/>
          <w:iCs/>
          <w:sz w:val="32"/>
        </w:rPr>
        <w:t xml:space="preserve"> 20</w:t>
      </w:r>
      <w:r w:rsidR="00C25BA1">
        <w:rPr>
          <w:i/>
          <w:iCs/>
          <w:sz w:val="32"/>
        </w:rPr>
        <w:t>2</w:t>
      </w:r>
      <w:r w:rsidR="00BD6B1F">
        <w:rPr>
          <w:i/>
          <w:iCs/>
          <w:sz w:val="32"/>
        </w:rPr>
        <w:t>6</w:t>
      </w:r>
      <w:r w:rsidR="00B17485">
        <w:rPr>
          <w:i/>
          <w:iCs/>
          <w:sz w:val="32"/>
        </w:rPr>
        <w:t xml:space="preserve">, </w:t>
      </w:r>
      <w:r w:rsidR="00B17485" w:rsidRPr="00803F64">
        <w:rPr>
          <w:i/>
          <w:iCs/>
          <w:sz w:val="32"/>
        </w:rPr>
        <w:t>Colorado</w:t>
      </w:r>
      <w:r w:rsidR="00B17485">
        <w:rPr>
          <w:i/>
          <w:iCs/>
          <w:sz w:val="32"/>
        </w:rPr>
        <w:t xml:space="preserve"> State University</w:t>
      </w:r>
    </w:p>
    <w:p w14:paraId="6037D8BA" w14:textId="77777777" w:rsidR="00B17485" w:rsidRPr="00803F64" w:rsidRDefault="00B17485">
      <w:pPr>
        <w:tabs>
          <w:tab w:val="left" w:pos="80"/>
          <w:tab w:val="left" w:pos="1880"/>
          <w:tab w:val="left" w:pos="6980"/>
          <w:tab w:val="left" w:pos="9260"/>
        </w:tabs>
        <w:ind w:left="80" w:right="-700"/>
        <w:jc w:val="center"/>
        <w:rPr>
          <w:i/>
          <w:iCs/>
          <w:sz w:val="22"/>
        </w:rPr>
      </w:pPr>
    </w:p>
    <w:p w14:paraId="5982518D" w14:textId="67C87F6D" w:rsidR="00B17485" w:rsidRPr="0004330F" w:rsidRDefault="00B17485" w:rsidP="00B17485">
      <w:pPr>
        <w:tabs>
          <w:tab w:val="left" w:pos="80"/>
          <w:tab w:val="left" w:pos="2160"/>
          <w:tab w:val="left" w:pos="4680"/>
          <w:tab w:val="left" w:pos="6980"/>
          <w:tab w:val="left" w:pos="7020"/>
          <w:tab w:val="left" w:pos="9260"/>
        </w:tabs>
        <w:spacing w:line="240" w:lineRule="atLeast"/>
        <w:ind w:left="80" w:right="-36"/>
        <w:outlineLvl w:val="0"/>
      </w:pPr>
      <w:r w:rsidRPr="0004330F">
        <w:t>Instructor:</w:t>
      </w:r>
      <w:r w:rsidRPr="0004330F">
        <w:tab/>
      </w:r>
      <w:r w:rsidR="00733F3D" w:rsidRPr="0004330F">
        <w:t>Professor</w:t>
      </w:r>
      <w:r w:rsidRPr="0004330F">
        <w:t xml:space="preserve"> Tom Dean</w:t>
      </w:r>
    </w:p>
    <w:p w14:paraId="777F8355" w14:textId="77777777" w:rsidR="00B17485" w:rsidRPr="0004330F" w:rsidRDefault="00B17485" w:rsidP="005A6E4D">
      <w:pPr>
        <w:tabs>
          <w:tab w:val="left" w:pos="80"/>
          <w:tab w:val="left" w:pos="2160"/>
          <w:tab w:val="left" w:pos="4680"/>
          <w:tab w:val="left" w:pos="6980"/>
          <w:tab w:val="left" w:pos="7020"/>
          <w:tab w:val="left" w:pos="9260"/>
        </w:tabs>
        <w:spacing w:line="240" w:lineRule="atLeast"/>
        <w:ind w:left="80" w:right="-36"/>
      </w:pPr>
      <w:r w:rsidRPr="0004330F">
        <w:tab/>
      </w:r>
      <w:r w:rsidR="005A6E4D" w:rsidRPr="0004330F">
        <w:t>Rockwell 226</w:t>
      </w:r>
    </w:p>
    <w:p w14:paraId="71DE5068" w14:textId="1241ED0C" w:rsidR="00B17485" w:rsidRDefault="00B17485">
      <w:pPr>
        <w:tabs>
          <w:tab w:val="left" w:pos="80"/>
          <w:tab w:val="left" w:pos="2160"/>
          <w:tab w:val="left" w:pos="4680"/>
          <w:tab w:val="left" w:pos="6980"/>
          <w:tab w:val="left" w:pos="7020"/>
          <w:tab w:val="left" w:pos="9260"/>
        </w:tabs>
        <w:spacing w:line="240" w:lineRule="atLeast"/>
        <w:ind w:left="80" w:right="-36"/>
      </w:pPr>
      <w:r w:rsidRPr="0004330F">
        <w:tab/>
        <w:t>303-818-7094 (cell</w:t>
      </w:r>
      <w:r w:rsidR="00261E85">
        <w:t xml:space="preserve"> only if absolutely needed</w:t>
      </w:r>
      <w:r w:rsidRPr="0004330F">
        <w:t>)</w:t>
      </w:r>
    </w:p>
    <w:p w14:paraId="3AB7ED85" w14:textId="28F9E278" w:rsidR="00261E85" w:rsidRPr="0004330F" w:rsidRDefault="00261E85">
      <w:pPr>
        <w:tabs>
          <w:tab w:val="left" w:pos="80"/>
          <w:tab w:val="left" w:pos="2160"/>
          <w:tab w:val="left" w:pos="4680"/>
          <w:tab w:val="left" w:pos="6980"/>
          <w:tab w:val="left" w:pos="7020"/>
          <w:tab w:val="left" w:pos="9260"/>
        </w:tabs>
        <w:spacing w:line="240" w:lineRule="atLeast"/>
        <w:ind w:left="80" w:right="-36"/>
      </w:pPr>
      <w:r>
        <w:tab/>
        <w:t>Please contact your instructional coordinator for more immediate response</w:t>
      </w:r>
    </w:p>
    <w:p w14:paraId="78BFA1C9" w14:textId="7C9C1C9B" w:rsidR="00B17485" w:rsidRPr="0004330F" w:rsidRDefault="00B17485" w:rsidP="00B17485">
      <w:pPr>
        <w:tabs>
          <w:tab w:val="left" w:pos="80"/>
          <w:tab w:val="left" w:pos="2160"/>
          <w:tab w:val="left" w:pos="4680"/>
          <w:tab w:val="left" w:pos="6980"/>
          <w:tab w:val="left" w:pos="7020"/>
          <w:tab w:val="left" w:pos="9260"/>
        </w:tabs>
        <w:spacing w:line="240" w:lineRule="atLeast"/>
        <w:ind w:left="80" w:right="-36"/>
      </w:pPr>
      <w:r w:rsidRPr="0004330F">
        <w:tab/>
      </w:r>
      <w:hyperlink r:id="rId7" w:history="1">
        <w:r w:rsidR="00DB18A2" w:rsidRPr="0004330F">
          <w:rPr>
            <w:rStyle w:val="Hyperlink"/>
          </w:rPr>
          <w:t>tom.dean@colostate.edu</w:t>
        </w:r>
      </w:hyperlink>
    </w:p>
    <w:p w14:paraId="3283ECD3" w14:textId="0C02537C" w:rsidR="00DB18A2" w:rsidRPr="0004330F" w:rsidRDefault="00DB18A2" w:rsidP="00B17485">
      <w:pPr>
        <w:tabs>
          <w:tab w:val="left" w:pos="80"/>
          <w:tab w:val="left" w:pos="2160"/>
          <w:tab w:val="left" w:pos="4680"/>
          <w:tab w:val="left" w:pos="6980"/>
          <w:tab w:val="left" w:pos="7020"/>
          <w:tab w:val="left" w:pos="9260"/>
        </w:tabs>
        <w:spacing w:line="240" w:lineRule="atLeast"/>
        <w:ind w:left="80" w:right="-36"/>
      </w:pPr>
    </w:p>
    <w:p w14:paraId="4578A1CD" w14:textId="593B6A69" w:rsidR="00B17485" w:rsidRPr="0004330F" w:rsidRDefault="00B17485">
      <w:pPr>
        <w:tabs>
          <w:tab w:val="left" w:pos="520"/>
          <w:tab w:val="left" w:pos="2160"/>
          <w:tab w:val="left" w:pos="6980"/>
        </w:tabs>
        <w:spacing w:line="240" w:lineRule="atLeast"/>
        <w:ind w:left="520" w:hanging="520"/>
        <w:jc w:val="both"/>
      </w:pPr>
      <w:r w:rsidRPr="0004330F">
        <w:t xml:space="preserve">Office Hours: </w:t>
      </w:r>
      <w:r w:rsidRPr="0004330F">
        <w:tab/>
      </w:r>
      <w:r w:rsidR="00BD6B1F" w:rsidRPr="00391A86">
        <w:t>Tuesday and Thursday</w:t>
      </w:r>
      <w:r w:rsidRPr="00391A86">
        <w:rPr>
          <w:bCs/>
        </w:rPr>
        <w:t xml:space="preserve">, </w:t>
      </w:r>
      <w:r w:rsidR="00BD6B1F" w:rsidRPr="00391A86">
        <w:rPr>
          <w:bCs/>
        </w:rPr>
        <w:t>9:</w:t>
      </w:r>
      <w:r w:rsidR="00990799" w:rsidRPr="00391A86">
        <w:rPr>
          <w:bCs/>
        </w:rPr>
        <w:t>45</w:t>
      </w:r>
      <w:r w:rsidR="00A42AA1" w:rsidRPr="00391A86">
        <w:rPr>
          <w:bCs/>
        </w:rPr>
        <w:t>-</w:t>
      </w:r>
      <w:r w:rsidR="008D76D7" w:rsidRPr="00391A86">
        <w:rPr>
          <w:bCs/>
        </w:rPr>
        <w:t>1</w:t>
      </w:r>
      <w:r w:rsidR="00BD6B1F" w:rsidRPr="00391A86">
        <w:rPr>
          <w:bCs/>
        </w:rPr>
        <w:t>0:30</w:t>
      </w:r>
      <w:r w:rsidR="003B08FA" w:rsidRPr="00391A86">
        <w:rPr>
          <w:bCs/>
        </w:rPr>
        <w:t>,</w:t>
      </w:r>
      <w:r w:rsidRPr="0004330F">
        <w:rPr>
          <w:bCs/>
        </w:rPr>
        <w:t xml:space="preserve"> and by appointment</w:t>
      </w:r>
      <w:r w:rsidR="00F26143" w:rsidRPr="0004330F">
        <w:rPr>
          <w:bCs/>
        </w:rPr>
        <w:t>.</w:t>
      </w:r>
    </w:p>
    <w:p w14:paraId="3FE417EE" w14:textId="77777777" w:rsidR="00B17485" w:rsidRPr="0004330F" w:rsidRDefault="00B17485">
      <w:pPr>
        <w:tabs>
          <w:tab w:val="left" w:pos="80"/>
          <w:tab w:val="left" w:pos="1880"/>
          <w:tab w:val="left" w:pos="4680"/>
          <w:tab w:val="left" w:pos="6980"/>
          <w:tab w:val="left" w:pos="7020"/>
          <w:tab w:val="left" w:pos="9260"/>
        </w:tabs>
        <w:spacing w:line="240" w:lineRule="atLeast"/>
        <w:ind w:left="80" w:right="-36"/>
      </w:pPr>
    </w:p>
    <w:p w14:paraId="2C76D2DD" w14:textId="66E1D717" w:rsidR="00B17485" w:rsidRPr="0004330F" w:rsidRDefault="00B17485">
      <w:pPr>
        <w:tabs>
          <w:tab w:val="left" w:pos="720"/>
          <w:tab w:val="left" w:pos="1080"/>
          <w:tab w:val="left" w:pos="2160"/>
          <w:tab w:val="left" w:pos="4680"/>
          <w:tab w:val="left" w:pos="6980"/>
          <w:tab w:val="left" w:pos="7020"/>
          <w:tab w:val="left" w:pos="9260"/>
        </w:tabs>
        <w:spacing w:line="240" w:lineRule="atLeast"/>
        <w:ind w:right="-36"/>
      </w:pPr>
      <w:r w:rsidRPr="0004330F">
        <w:t>Class Meeting:</w:t>
      </w:r>
      <w:r w:rsidRPr="0004330F">
        <w:tab/>
      </w:r>
      <w:r w:rsidR="00BD6B1F" w:rsidRPr="00BD6B1F">
        <w:t>Tuesday and Thursday</w:t>
      </w:r>
      <w:r w:rsidR="001C0B5D" w:rsidRPr="00BD6B1F">
        <w:t>,</w:t>
      </w:r>
      <w:r w:rsidR="001C0B5D" w:rsidRPr="0004330F">
        <w:t xml:space="preserve"> </w:t>
      </w:r>
      <w:r w:rsidR="00BD6B1F">
        <w:t>3</w:t>
      </w:r>
      <w:r w:rsidR="008D76D7">
        <w:t>:30</w:t>
      </w:r>
      <w:r w:rsidR="00BD6B1F">
        <w:t>p</w:t>
      </w:r>
      <w:r w:rsidR="001C0B5D" w:rsidRPr="0004330F">
        <w:t xml:space="preserve">m – </w:t>
      </w:r>
      <w:r w:rsidR="00BD6B1F">
        <w:t>5</w:t>
      </w:r>
      <w:r w:rsidR="008D76D7">
        <w:t>:</w:t>
      </w:r>
      <w:r w:rsidR="00BD6B1F">
        <w:t>10</w:t>
      </w:r>
      <w:r w:rsidRPr="0004330F">
        <w:t xml:space="preserve">pm, </w:t>
      </w:r>
      <w:r w:rsidR="00C25BA1" w:rsidRPr="0004330F">
        <w:t>Rockwell</w:t>
      </w:r>
      <w:r w:rsidR="00190190">
        <w:t xml:space="preserve"> </w:t>
      </w:r>
      <w:r w:rsidR="008D76D7">
        <w:t>1</w:t>
      </w:r>
      <w:r w:rsidR="00BD6B1F">
        <w:t>16</w:t>
      </w:r>
    </w:p>
    <w:p w14:paraId="6584341C" w14:textId="77777777" w:rsidR="00B17485" w:rsidRPr="0004330F" w:rsidRDefault="00B17485">
      <w:pPr>
        <w:tabs>
          <w:tab w:val="left" w:pos="720"/>
          <w:tab w:val="left" w:pos="1080"/>
          <w:tab w:val="left" w:pos="1880"/>
          <w:tab w:val="left" w:pos="4680"/>
          <w:tab w:val="left" w:pos="6980"/>
          <w:tab w:val="left" w:pos="7020"/>
          <w:tab w:val="left" w:pos="9260"/>
        </w:tabs>
        <w:spacing w:line="240" w:lineRule="atLeast"/>
        <w:ind w:left="80" w:right="-36"/>
      </w:pPr>
    </w:p>
    <w:p w14:paraId="2869CD21" w14:textId="0DD8A39F" w:rsidR="00B17485" w:rsidRDefault="0049157A" w:rsidP="000A308C">
      <w:pPr>
        <w:tabs>
          <w:tab w:val="left" w:pos="80"/>
          <w:tab w:val="left" w:pos="1880"/>
          <w:tab w:val="left" w:pos="2160"/>
          <w:tab w:val="left" w:pos="6980"/>
          <w:tab w:val="left" w:pos="7020"/>
          <w:tab w:val="left" w:pos="9260"/>
        </w:tabs>
        <w:spacing w:line="240" w:lineRule="atLeast"/>
        <w:ind w:right="-36"/>
      </w:pPr>
      <w:r w:rsidRPr="0004330F">
        <w:t>Required Materials</w:t>
      </w:r>
      <w:r w:rsidR="0004330F">
        <w:t>:</w:t>
      </w:r>
      <w:r w:rsidR="0004330F">
        <w:tab/>
      </w:r>
      <w:r w:rsidR="000A308C">
        <w:t>V</w:t>
      </w:r>
      <w:r w:rsidR="0033639A" w:rsidRPr="0004330F">
        <w:t>arious readings listed in syllabus</w:t>
      </w:r>
      <w:r w:rsidR="0004330F">
        <w:t xml:space="preserve">: </w:t>
      </w:r>
      <w:r w:rsidR="0033639A" w:rsidRPr="0004330F">
        <w:t xml:space="preserve">available through </w:t>
      </w:r>
      <w:r w:rsidR="00F153E3">
        <w:t xml:space="preserve">CSU </w:t>
      </w:r>
      <w:r w:rsidR="0033639A" w:rsidRPr="0004330F">
        <w:t>Library Reserves or link</w:t>
      </w:r>
    </w:p>
    <w:p w14:paraId="5269F6E7" w14:textId="77777777" w:rsidR="00990799" w:rsidRDefault="00990799" w:rsidP="000A308C">
      <w:pPr>
        <w:tabs>
          <w:tab w:val="left" w:pos="80"/>
          <w:tab w:val="left" w:pos="1880"/>
          <w:tab w:val="left" w:pos="2160"/>
          <w:tab w:val="left" w:pos="6980"/>
          <w:tab w:val="left" w:pos="7020"/>
          <w:tab w:val="left" w:pos="9260"/>
        </w:tabs>
        <w:spacing w:line="240" w:lineRule="atLeast"/>
        <w:ind w:right="-36"/>
      </w:pPr>
    </w:p>
    <w:p w14:paraId="69AC255C" w14:textId="16DEAFF5" w:rsidR="00990799" w:rsidRDefault="00990799" w:rsidP="000A308C">
      <w:pPr>
        <w:tabs>
          <w:tab w:val="left" w:pos="80"/>
          <w:tab w:val="left" w:pos="1880"/>
          <w:tab w:val="left" w:pos="2160"/>
          <w:tab w:val="left" w:pos="6980"/>
          <w:tab w:val="left" w:pos="7020"/>
          <w:tab w:val="left" w:pos="9260"/>
        </w:tabs>
        <w:spacing w:line="240" w:lineRule="atLeast"/>
        <w:ind w:right="-36"/>
      </w:pPr>
      <w:r>
        <w:t>Class Instructional Coordinators:</w:t>
      </w:r>
    </w:p>
    <w:p w14:paraId="45671BB1" w14:textId="77777777" w:rsidR="00DC2603" w:rsidRDefault="00DC2603" w:rsidP="000A308C">
      <w:pPr>
        <w:tabs>
          <w:tab w:val="left" w:pos="80"/>
          <w:tab w:val="left" w:pos="1880"/>
          <w:tab w:val="left" w:pos="2160"/>
          <w:tab w:val="left" w:pos="6980"/>
          <w:tab w:val="left" w:pos="7020"/>
          <w:tab w:val="left" w:pos="9260"/>
        </w:tabs>
        <w:spacing w:line="240" w:lineRule="atLeast"/>
        <w:ind w:right="-36"/>
      </w:pP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5615"/>
      </w:tblGrid>
      <w:tr w:rsidR="00DC2603" w:rsidRPr="00E32716" w14:paraId="370E6743" w14:textId="77777777" w:rsidTr="00261E85">
        <w:trPr>
          <w:trHeight w:val="285"/>
        </w:trPr>
        <w:tc>
          <w:tcPr>
            <w:tcW w:w="2403" w:type="dxa"/>
          </w:tcPr>
          <w:p w14:paraId="370E6012" w14:textId="0A1C3486" w:rsidR="00DC2603" w:rsidRPr="00DC2603" w:rsidRDefault="00DC2603" w:rsidP="0034090B">
            <w:pPr>
              <w:pStyle w:val="Normal1"/>
              <w:tabs>
                <w:tab w:val="left" w:pos="1780"/>
              </w:tabs>
              <w:rPr>
                <w:rFonts w:ascii="Times New Roman" w:eastAsia="Verdana" w:hAnsi="Times New Roman" w:cs="Times New Roman"/>
                <w:sz w:val="24"/>
                <w:szCs w:val="24"/>
              </w:rPr>
            </w:pPr>
            <w:r w:rsidRPr="00DC2603">
              <w:rPr>
                <w:rFonts w:ascii="Times New Roman" w:hAnsi="Times New Roman" w:cs="Times New Roman"/>
                <w:sz w:val="24"/>
                <w:szCs w:val="24"/>
              </w:rPr>
              <w:t>Dean Hines, LIC, CIC</w:t>
            </w:r>
          </w:p>
        </w:tc>
        <w:tc>
          <w:tcPr>
            <w:tcW w:w="5615" w:type="dxa"/>
          </w:tcPr>
          <w:p w14:paraId="3D887572" w14:textId="6C5CB482" w:rsidR="00B61284" w:rsidRPr="00DC2603" w:rsidRDefault="00B61284" w:rsidP="00B61284">
            <w:pPr>
              <w:pStyle w:val="Normal1"/>
              <w:rPr>
                <w:rFonts w:ascii="Times New Roman" w:eastAsia="Verdana" w:hAnsi="Times New Roman" w:cs="Times New Roman"/>
                <w:sz w:val="24"/>
                <w:szCs w:val="24"/>
              </w:rPr>
            </w:pPr>
            <w:hyperlink r:id="rId8" w:history="1">
              <w:r w:rsidRPr="00E166BF">
                <w:rPr>
                  <w:rStyle w:val="Hyperlink"/>
                  <w:rFonts w:ascii="Times New Roman" w:hAnsi="Times New Roman" w:cs="Times New Roman"/>
                  <w:sz w:val="24"/>
                  <w:szCs w:val="24"/>
                </w:rPr>
                <w:t>Dean.Hines@colostate.edu</w:t>
              </w:r>
            </w:hyperlink>
          </w:p>
        </w:tc>
      </w:tr>
      <w:tr w:rsidR="00DC2603" w:rsidRPr="00E32716" w14:paraId="36F59C8A" w14:textId="77777777" w:rsidTr="00261E85">
        <w:trPr>
          <w:trHeight w:val="295"/>
        </w:trPr>
        <w:tc>
          <w:tcPr>
            <w:tcW w:w="2403" w:type="dxa"/>
          </w:tcPr>
          <w:p w14:paraId="3E9C4ECE" w14:textId="53B6A719" w:rsidR="00DC2603" w:rsidRPr="00DC2603" w:rsidRDefault="00DC2603" w:rsidP="0034090B">
            <w:pPr>
              <w:pStyle w:val="Normal1"/>
              <w:rPr>
                <w:rFonts w:ascii="Times New Roman" w:eastAsia="Verdana" w:hAnsi="Times New Roman" w:cs="Times New Roman"/>
                <w:sz w:val="24"/>
                <w:szCs w:val="24"/>
              </w:rPr>
            </w:pPr>
            <w:r w:rsidRPr="00DC2603">
              <w:rPr>
                <w:rFonts w:ascii="Times New Roman" w:eastAsia="Verdana" w:hAnsi="Times New Roman" w:cs="Times New Roman"/>
                <w:sz w:val="24"/>
                <w:szCs w:val="24"/>
              </w:rPr>
              <w:t>Hillary Prince</w:t>
            </w:r>
          </w:p>
        </w:tc>
        <w:tc>
          <w:tcPr>
            <w:tcW w:w="5615" w:type="dxa"/>
          </w:tcPr>
          <w:p w14:paraId="0D880A08" w14:textId="0BF235F0" w:rsidR="00B61284" w:rsidRPr="00DC2603" w:rsidRDefault="00B61284" w:rsidP="00B61284">
            <w:pPr>
              <w:pStyle w:val="Normal1"/>
              <w:tabs>
                <w:tab w:val="left" w:pos="1780"/>
              </w:tabs>
              <w:rPr>
                <w:rStyle w:val="Hyperlink"/>
                <w:rFonts w:ascii="Times New Roman" w:eastAsia="Verdana" w:hAnsi="Times New Roman" w:cs="Times New Roman"/>
                <w:color w:val="000000"/>
                <w:sz w:val="24"/>
                <w:szCs w:val="24"/>
                <w:u w:val="none"/>
              </w:rPr>
            </w:pPr>
            <w:hyperlink r:id="rId9" w:history="1">
              <w:r w:rsidRPr="00E166BF">
                <w:rPr>
                  <w:rStyle w:val="Hyperlink"/>
                  <w:rFonts w:ascii="Times New Roman" w:eastAsia="Verdana" w:hAnsi="Times New Roman" w:cs="Times New Roman"/>
                  <w:sz w:val="24"/>
                  <w:szCs w:val="24"/>
                </w:rPr>
                <w:t>hilleprince@gmail.com</w:t>
              </w:r>
            </w:hyperlink>
          </w:p>
        </w:tc>
      </w:tr>
      <w:tr w:rsidR="00DC2603" w:rsidRPr="00E32716" w14:paraId="337BBC0F" w14:textId="77777777" w:rsidTr="00261E85">
        <w:trPr>
          <w:trHeight w:val="295"/>
        </w:trPr>
        <w:tc>
          <w:tcPr>
            <w:tcW w:w="2403" w:type="dxa"/>
          </w:tcPr>
          <w:p w14:paraId="0783267D" w14:textId="2F258956" w:rsidR="00DC2603" w:rsidRPr="00DC2603" w:rsidRDefault="00DC2603" w:rsidP="0034090B">
            <w:pPr>
              <w:pStyle w:val="Normal1"/>
              <w:rPr>
                <w:rFonts w:ascii="Times New Roman" w:eastAsia="Verdana" w:hAnsi="Times New Roman" w:cs="Times New Roman"/>
                <w:sz w:val="24"/>
                <w:szCs w:val="24"/>
              </w:rPr>
            </w:pPr>
            <w:r w:rsidRPr="00DC2603">
              <w:rPr>
                <w:rFonts w:ascii="Times New Roman" w:eastAsia="Verdana" w:hAnsi="Times New Roman" w:cs="Times New Roman"/>
                <w:sz w:val="24"/>
                <w:szCs w:val="24"/>
              </w:rPr>
              <w:t>Larry Galante</w:t>
            </w:r>
          </w:p>
        </w:tc>
        <w:tc>
          <w:tcPr>
            <w:tcW w:w="5615" w:type="dxa"/>
          </w:tcPr>
          <w:p w14:paraId="4D684068" w14:textId="3A82F3E4" w:rsidR="00B61284" w:rsidRPr="00DC2603" w:rsidRDefault="00B61284" w:rsidP="00B61284">
            <w:pPr>
              <w:pStyle w:val="Normal1"/>
              <w:rPr>
                <w:rFonts w:ascii="Times New Roman" w:hAnsi="Times New Roman" w:cs="Times New Roman"/>
                <w:sz w:val="24"/>
                <w:szCs w:val="24"/>
              </w:rPr>
            </w:pPr>
            <w:hyperlink r:id="rId10" w:history="1">
              <w:r w:rsidRPr="00E166BF">
                <w:rPr>
                  <w:rStyle w:val="Hyperlink"/>
                  <w:rFonts w:ascii="Times New Roman" w:hAnsi="Times New Roman" w:cs="Times New Roman"/>
                  <w:sz w:val="24"/>
                  <w:szCs w:val="24"/>
                </w:rPr>
                <w:t>Larry.Galante@colostate.edu</w:t>
              </w:r>
            </w:hyperlink>
          </w:p>
        </w:tc>
      </w:tr>
      <w:tr w:rsidR="00F2578D" w:rsidRPr="00E32716" w14:paraId="4A2696BD" w14:textId="77777777" w:rsidTr="00261E85">
        <w:trPr>
          <w:trHeight w:val="295"/>
        </w:trPr>
        <w:tc>
          <w:tcPr>
            <w:tcW w:w="2403" w:type="dxa"/>
          </w:tcPr>
          <w:p w14:paraId="076C3A9A" w14:textId="47B101AA" w:rsidR="00F2578D" w:rsidRPr="00DC2603" w:rsidRDefault="00F2578D" w:rsidP="0034090B">
            <w:pPr>
              <w:pStyle w:val="Normal1"/>
              <w:rPr>
                <w:rFonts w:ascii="Times New Roman" w:eastAsia="Verdana" w:hAnsi="Times New Roman" w:cs="Times New Roman"/>
                <w:sz w:val="24"/>
                <w:szCs w:val="24"/>
              </w:rPr>
            </w:pPr>
            <w:r>
              <w:rPr>
                <w:rFonts w:ascii="Times New Roman" w:eastAsia="Verdana" w:hAnsi="Times New Roman" w:cs="Times New Roman"/>
                <w:sz w:val="24"/>
                <w:szCs w:val="24"/>
              </w:rPr>
              <w:t>Dave Larsen</w:t>
            </w:r>
          </w:p>
        </w:tc>
        <w:tc>
          <w:tcPr>
            <w:tcW w:w="5615" w:type="dxa"/>
          </w:tcPr>
          <w:p w14:paraId="5E10EB7A" w14:textId="4596D8E0" w:rsidR="00B61284" w:rsidRPr="00DC2603" w:rsidRDefault="00A83B79" w:rsidP="00B61284">
            <w:pPr>
              <w:pStyle w:val="Normal1"/>
              <w:rPr>
                <w:rFonts w:ascii="Times New Roman" w:hAnsi="Times New Roman" w:cs="Times New Roman"/>
                <w:sz w:val="24"/>
                <w:szCs w:val="24"/>
              </w:rPr>
            </w:pPr>
            <w:ins w:id="0" w:author="Tom Dean" w:date="2026-08-17T21:09:00Z" w16du:dateUtc="2026-08-18T03:09:00Z">
              <w:r>
                <w:rPr>
                  <w:rFonts w:ascii="Times New Roman" w:hAnsi="Times New Roman" w:cs="Times New Roman"/>
                  <w:sz w:val="24"/>
                  <w:szCs w:val="24"/>
                </w:rPr>
                <w:fldChar w:fldCharType="begin"/>
              </w:r>
              <w:r>
                <w:rPr>
                  <w:rFonts w:ascii="Times New Roman" w:hAnsi="Times New Roman" w:cs="Times New Roman"/>
                  <w:sz w:val="24"/>
                  <w:szCs w:val="24"/>
                </w:rPr>
                <w:instrText>HYPERLINK "mailto:</w:instrText>
              </w:r>
            </w:ins>
            <w:r w:rsidRPr="00A83B79">
              <w:rPr>
                <w:rFonts w:ascii="Times New Roman" w:hAnsi="Times New Roman" w:cs="Times New Roman"/>
                <w:sz w:val="24"/>
                <w:szCs w:val="24"/>
                <w:rPrChange w:id="1" w:author="Tom Dean" w:date="2026-08-17T21:09:00Z" w16du:dateUtc="2026-08-18T03:09:00Z">
                  <w:rPr>
                    <w:rStyle w:val="Hyperlink"/>
                    <w:rFonts w:ascii="Times New Roman" w:hAnsi="Times New Roman" w:cs="Times New Roman"/>
                    <w:sz w:val="24"/>
                    <w:szCs w:val="24"/>
                  </w:rPr>
                </w:rPrChange>
              </w:rPr>
              <w:instrText>David.Larsen@colostate.edu</w:instrText>
            </w:r>
            <w:ins w:id="2" w:author="Tom Dean" w:date="2026-08-17T21:09:00Z" w16du:dateUtc="2026-08-18T03:09:00Z">
              <w:r>
                <w:rPr>
                  <w:rFonts w:ascii="Times New Roman" w:hAnsi="Times New Roman" w:cs="Times New Roman"/>
                  <w:sz w:val="24"/>
                  <w:szCs w:val="24"/>
                </w:rPr>
                <w:instrText>"</w:instrText>
              </w:r>
              <w:r>
                <w:rPr>
                  <w:rFonts w:ascii="Times New Roman" w:hAnsi="Times New Roman" w:cs="Times New Roman"/>
                  <w:sz w:val="24"/>
                  <w:szCs w:val="24"/>
                </w:rPr>
                <w:fldChar w:fldCharType="separate"/>
              </w:r>
            </w:ins>
            <w:r w:rsidRPr="00A83B79">
              <w:rPr>
                <w:rStyle w:val="Hyperlink"/>
                <w:rFonts w:ascii="Times New Roman" w:hAnsi="Times New Roman" w:cs="Times New Roman"/>
                <w:sz w:val="24"/>
                <w:szCs w:val="24"/>
              </w:rPr>
              <w:t>David.Larsen@</w:t>
            </w:r>
            <w:del w:id="3" w:author="Tom Dean" w:date="2026-08-17T21:08:00Z" w16du:dateUtc="2026-08-18T03:08:00Z">
              <w:r w:rsidRPr="00A83B79" w:rsidDel="00A83B79">
                <w:rPr>
                  <w:rStyle w:val="Hyperlink"/>
                  <w:rFonts w:ascii="Times New Roman" w:hAnsi="Times New Roman" w:cs="Times New Roman"/>
                  <w:sz w:val="24"/>
                  <w:szCs w:val="24"/>
                </w:rPr>
                <w:delText>business</w:delText>
              </w:r>
            </w:del>
            <w:del w:id="4" w:author="Tom Dean" w:date="2026-08-17T21:09:00Z" w16du:dateUtc="2026-08-18T03:09:00Z">
              <w:r w:rsidRPr="00A83B79" w:rsidDel="00A83B79">
                <w:rPr>
                  <w:rStyle w:val="Hyperlink"/>
                  <w:rFonts w:ascii="Times New Roman" w:hAnsi="Times New Roman" w:cs="Times New Roman"/>
                  <w:sz w:val="24"/>
                  <w:szCs w:val="24"/>
                </w:rPr>
                <w:delText>.</w:delText>
              </w:r>
            </w:del>
            <w:r w:rsidRPr="00A83B79">
              <w:rPr>
                <w:rStyle w:val="Hyperlink"/>
                <w:rFonts w:ascii="Times New Roman" w:hAnsi="Times New Roman" w:cs="Times New Roman"/>
                <w:sz w:val="24"/>
                <w:szCs w:val="24"/>
              </w:rPr>
              <w:t>colostate.edu</w:t>
            </w:r>
            <w:ins w:id="5" w:author="Tom Dean" w:date="2026-08-17T21:09:00Z" w16du:dateUtc="2026-08-18T03:09:00Z">
              <w:r>
                <w:rPr>
                  <w:rFonts w:ascii="Times New Roman" w:hAnsi="Times New Roman" w:cs="Times New Roman"/>
                  <w:sz w:val="24"/>
                  <w:szCs w:val="24"/>
                </w:rPr>
                <w:fldChar w:fldCharType="end"/>
              </w:r>
            </w:ins>
          </w:p>
        </w:tc>
      </w:tr>
      <w:tr w:rsidR="00DC2603" w:rsidRPr="00E32716" w14:paraId="5054E35D" w14:textId="77777777" w:rsidTr="00261E85">
        <w:trPr>
          <w:trHeight w:val="295"/>
        </w:trPr>
        <w:tc>
          <w:tcPr>
            <w:tcW w:w="2403" w:type="dxa"/>
          </w:tcPr>
          <w:p w14:paraId="2CEA62F8" w14:textId="77777777" w:rsidR="00DC2603" w:rsidRPr="00DC2603" w:rsidRDefault="00DC2603" w:rsidP="0034090B">
            <w:pPr>
              <w:pStyle w:val="Normal1"/>
              <w:rPr>
                <w:rFonts w:ascii="Times New Roman" w:eastAsia="Verdana" w:hAnsi="Times New Roman" w:cs="Times New Roman"/>
                <w:sz w:val="24"/>
                <w:szCs w:val="24"/>
              </w:rPr>
            </w:pPr>
            <w:r w:rsidRPr="00DC2603">
              <w:rPr>
                <w:rFonts w:ascii="Times New Roman" w:eastAsia="Verdana" w:hAnsi="Times New Roman" w:cs="Times New Roman"/>
                <w:sz w:val="24"/>
                <w:szCs w:val="24"/>
              </w:rPr>
              <w:t>Scott Kinner</w:t>
            </w:r>
          </w:p>
        </w:tc>
        <w:tc>
          <w:tcPr>
            <w:tcW w:w="5615" w:type="dxa"/>
          </w:tcPr>
          <w:p w14:paraId="36E37D91" w14:textId="77777777" w:rsidR="00DC2603" w:rsidRPr="00DC2603" w:rsidRDefault="00DC2603" w:rsidP="0034090B">
            <w:pPr>
              <w:pStyle w:val="Normal1"/>
              <w:rPr>
                <w:rStyle w:val="Hyperlink"/>
                <w:rFonts w:ascii="Times New Roman" w:eastAsia="Verdana" w:hAnsi="Times New Roman" w:cs="Times New Roman"/>
                <w:sz w:val="24"/>
                <w:szCs w:val="24"/>
              </w:rPr>
            </w:pPr>
            <w:r w:rsidRPr="00DC2603">
              <w:rPr>
                <w:rStyle w:val="Hyperlink"/>
                <w:rFonts w:ascii="Times New Roman" w:eastAsia="Verdana" w:hAnsi="Times New Roman" w:cs="Times New Roman"/>
                <w:sz w:val="24"/>
                <w:szCs w:val="24"/>
              </w:rPr>
              <w:t>Scott.Kinner@colostate.edu</w:t>
            </w:r>
          </w:p>
        </w:tc>
      </w:tr>
    </w:tbl>
    <w:p w14:paraId="50A80CCF" w14:textId="368A2101" w:rsidR="0033639A" w:rsidRPr="0004330F" w:rsidRDefault="0033639A" w:rsidP="003E5029">
      <w:pPr>
        <w:tabs>
          <w:tab w:val="left" w:pos="80"/>
          <w:tab w:val="left" w:pos="1880"/>
          <w:tab w:val="left" w:pos="2160"/>
          <w:tab w:val="left" w:pos="6980"/>
          <w:tab w:val="left" w:pos="7020"/>
          <w:tab w:val="left" w:pos="9260"/>
        </w:tabs>
        <w:spacing w:line="240" w:lineRule="atLeast"/>
        <w:ind w:right="-36"/>
        <w:rPr>
          <w:u w:val="single"/>
        </w:rPr>
      </w:pPr>
    </w:p>
    <w:p w14:paraId="59BE2969" w14:textId="05D2ADAB" w:rsidR="00B17485" w:rsidRPr="0004330F" w:rsidRDefault="00B17485" w:rsidP="003E5029">
      <w:pPr>
        <w:tabs>
          <w:tab w:val="left" w:pos="80"/>
          <w:tab w:val="left" w:pos="520"/>
          <w:tab w:val="left" w:pos="1880"/>
          <w:tab w:val="left" w:pos="4680"/>
          <w:tab w:val="left" w:pos="6980"/>
          <w:tab w:val="left" w:pos="7020"/>
          <w:tab w:val="left" w:pos="9260"/>
        </w:tabs>
        <w:spacing w:line="280" w:lineRule="atLeast"/>
        <w:ind w:left="520" w:right="-36" w:hanging="520"/>
        <w:jc w:val="center"/>
        <w:outlineLvl w:val="0"/>
      </w:pPr>
      <w:r w:rsidRPr="0004330F">
        <w:rPr>
          <w:b/>
          <w:bCs/>
        </w:rPr>
        <w:t>Course Content and Approach</w:t>
      </w:r>
    </w:p>
    <w:p w14:paraId="48D3F7D4" w14:textId="77777777" w:rsidR="00BD6B1F" w:rsidRDefault="00BD6B1F" w:rsidP="00BD6B1F">
      <w:pPr>
        <w:pStyle w:val="NormalWeb"/>
        <w:rPr>
          <w:color w:val="000000" w:themeColor="text1"/>
        </w:rPr>
      </w:pPr>
      <w:r>
        <w:rPr>
          <w:color w:val="000000" w:themeColor="text1"/>
        </w:rPr>
        <w:t>Business Strategies for a Better World provides</w:t>
      </w:r>
      <w:r w:rsidRPr="0004330F">
        <w:rPr>
          <w:color w:val="000000" w:themeColor="text1"/>
        </w:rPr>
        <w:t xml:space="preserve"> foundational knowledge of </w:t>
      </w:r>
      <w:r>
        <w:rPr>
          <w:color w:val="000000" w:themeColor="text1"/>
        </w:rPr>
        <w:t xml:space="preserve">global </w:t>
      </w:r>
      <w:r w:rsidRPr="0004330F">
        <w:rPr>
          <w:color w:val="000000" w:themeColor="text1"/>
        </w:rPr>
        <w:t xml:space="preserve">challenges, </w:t>
      </w:r>
      <w:r>
        <w:rPr>
          <w:color w:val="000000" w:themeColor="text1"/>
        </w:rPr>
        <w:t>an understanding of the systemic</w:t>
      </w:r>
      <w:r w:rsidRPr="0004330F">
        <w:rPr>
          <w:color w:val="000000" w:themeColor="text1"/>
        </w:rPr>
        <w:t xml:space="preserve"> sources of social and environmental problems, and </w:t>
      </w:r>
      <w:r>
        <w:rPr>
          <w:color w:val="000000" w:themeColor="text1"/>
        </w:rPr>
        <w:t>knowledge of</w:t>
      </w:r>
      <w:r w:rsidRPr="0004330F">
        <w:rPr>
          <w:color w:val="000000" w:themeColor="text1"/>
        </w:rPr>
        <w:t xml:space="preserve"> the transformations necessary to eliminate those underlying conditions. </w:t>
      </w:r>
      <w:r>
        <w:rPr>
          <w:color w:val="000000" w:themeColor="text1"/>
        </w:rPr>
        <w:t>It views social and environmental challenges as economic opportunities for innovative impact enterprises and develops</w:t>
      </w:r>
      <w:r w:rsidRPr="0004330F">
        <w:rPr>
          <w:color w:val="000000" w:themeColor="text1"/>
        </w:rPr>
        <w:t xml:space="preserve"> an understanding of the role </w:t>
      </w:r>
      <w:r>
        <w:rPr>
          <w:color w:val="000000" w:themeColor="text1"/>
        </w:rPr>
        <w:t xml:space="preserve">and approaches </w:t>
      </w:r>
      <w:r w:rsidRPr="0004330F">
        <w:rPr>
          <w:color w:val="000000" w:themeColor="text1"/>
        </w:rPr>
        <w:t xml:space="preserve">of corporations and entrepreneurs in resolving market failures, addressing </w:t>
      </w:r>
      <w:r>
        <w:rPr>
          <w:color w:val="000000" w:themeColor="text1"/>
        </w:rPr>
        <w:t>global</w:t>
      </w:r>
      <w:r w:rsidRPr="0004330F">
        <w:rPr>
          <w:color w:val="000000" w:themeColor="text1"/>
        </w:rPr>
        <w:t xml:space="preserve"> challenges, and transitioning to a more sustainable economy.</w:t>
      </w:r>
      <w:r>
        <w:rPr>
          <w:color w:val="000000" w:themeColor="text1"/>
        </w:rPr>
        <w:t xml:space="preserve">  </w:t>
      </w:r>
    </w:p>
    <w:p w14:paraId="796B2FB3" w14:textId="4B0B98FE" w:rsidR="00B17485" w:rsidRPr="0004330F" w:rsidRDefault="00B17485">
      <w:pPr>
        <w:pStyle w:val="BodyText2"/>
        <w:ind w:right="-36"/>
        <w:rPr>
          <w:color w:val="333333"/>
        </w:rPr>
      </w:pPr>
      <w:r w:rsidRPr="0004330F">
        <w:rPr>
          <w:color w:val="000000" w:themeColor="text1"/>
        </w:rPr>
        <w:t>Course Objectives</w:t>
      </w:r>
    </w:p>
    <w:p w14:paraId="2CDB2B3F" w14:textId="77777777" w:rsidR="00CC5AB1" w:rsidRPr="0004330F" w:rsidRDefault="00CC5AB1" w:rsidP="00A91BDA">
      <w:pPr>
        <w:pStyle w:val="NormalWeb"/>
        <w:numPr>
          <w:ilvl w:val="0"/>
          <w:numId w:val="4"/>
        </w:numPr>
        <w:rPr>
          <w:color w:val="000000" w:themeColor="text1"/>
        </w:rPr>
      </w:pPr>
      <w:r w:rsidRPr="0004330F">
        <w:rPr>
          <w:color w:val="000000" w:themeColor="text1"/>
        </w:rPr>
        <w:t xml:space="preserve">Gain foundational knowledge of central sustainability challenges, recognize the economic sources of social and environmental problems, and understand the transformations necessary to eliminate those underlying conditions. </w:t>
      </w:r>
    </w:p>
    <w:p w14:paraId="5A37457A" w14:textId="77777777" w:rsidR="00CC5AB1" w:rsidRPr="0004330F" w:rsidRDefault="00CC5AB1" w:rsidP="00A91BDA">
      <w:pPr>
        <w:pStyle w:val="NormalWeb"/>
        <w:numPr>
          <w:ilvl w:val="0"/>
          <w:numId w:val="4"/>
        </w:numPr>
        <w:rPr>
          <w:color w:val="000000" w:themeColor="text1"/>
        </w:rPr>
      </w:pPr>
      <w:r w:rsidRPr="0004330F">
        <w:rPr>
          <w:color w:val="000000" w:themeColor="text1"/>
        </w:rPr>
        <w:t>Understand the basic concepts, approaches, and tools of strategic management and the strategic implications of sustainability challenges.</w:t>
      </w:r>
    </w:p>
    <w:p w14:paraId="73F96CC1" w14:textId="77777777" w:rsidR="00CC5AB1" w:rsidRPr="0004330F" w:rsidRDefault="00CC5AB1" w:rsidP="00A91BDA">
      <w:pPr>
        <w:pStyle w:val="NormalWeb"/>
        <w:numPr>
          <w:ilvl w:val="0"/>
          <w:numId w:val="4"/>
        </w:numPr>
        <w:rPr>
          <w:color w:val="000000" w:themeColor="text1"/>
        </w:rPr>
      </w:pPr>
      <w:r w:rsidRPr="0004330F">
        <w:rPr>
          <w:color w:val="000000" w:themeColor="text1"/>
        </w:rPr>
        <w:t>Develop an understanding of the role of corporations and entrepreneurs in resolving market failures, addressing sustainability challenges, and transitioning to a more sustainable economy.</w:t>
      </w:r>
    </w:p>
    <w:p w14:paraId="07E86324" w14:textId="0058CDCC" w:rsidR="00CC5AB1" w:rsidRPr="0004330F" w:rsidRDefault="00CC5AB1" w:rsidP="00A91BDA">
      <w:pPr>
        <w:pStyle w:val="NormalWeb"/>
        <w:numPr>
          <w:ilvl w:val="0"/>
          <w:numId w:val="4"/>
        </w:numPr>
        <w:rPr>
          <w:color w:val="000000" w:themeColor="text1"/>
        </w:rPr>
      </w:pPr>
      <w:r w:rsidRPr="0004330F">
        <w:rPr>
          <w:color w:val="000000" w:themeColor="text1"/>
        </w:rPr>
        <w:t>Discover the economic opportunities present in the resolution of social and environmental issues and the specific means of capturing those opportunities, through examination of various sustainable enterprises and sectors.</w:t>
      </w:r>
    </w:p>
    <w:p w14:paraId="17A42542" w14:textId="4F53A367" w:rsidR="00CC5AB1" w:rsidRPr="0004330F" w:rsidRDefault="00CC5AB1" w:rsidP="00A91BDA">
      <w:pPr>
        <w:pStyle w:val="NormalWeb"/>
        <w:numPr>
          <w:ilvl w:val="0"/>
          <w:numId w:val="4"/>
        </w:numPr>
        <w:rPr>
          <w:color w:val="000000" w:themeColor="text1"/>
        </w:rPr>
      </w:pPr>
      <w:r w:rsidRPr="0004330F">
        <w:rPr>
          <w:color w:val="000000" w:themeColor="text1"/>
        </w:rPr>
        <w:t>Develop preliminary knowledge of the tools, techniques, and disciplinary considerations for executing on sustainable enterprise strategies</w:t>
      </w:r>
      <w:r w:rsidR="004228DE" w:rsidRPr="0004330F">
        <w:rPr>
          <w:color w:val="000000" w:themeColor="text1"/>
        </w:rPr>
        <w:t>.</w:t>
      </w:r>
    </w:p>
    <w:p w14:paraId="4283A807" w14:textId="77777777" w:rsidR="00354C67" w:rsidRDefault="00354C67" w:rsidP="00B17485">
      <w:pPr>
        <w:pStyle w:val="BodyText2"/>
        <w:ind w:right="-36"/>
      </w:pPr>
    </w:p>
    <w:p w14:paraId="672ABB05" w14:textId="4B421DF2" w:rsidR="00B17485" w:rsidRPr="0004330F" w:rsidRDefault="00B17485" w:rsidP="00B17485">
      <w:pPr>
        <w:pStyle w:val="BodyText2"/>
        <w:ind w:right="-36"/>
      </w:pPr>
      <w:r w:rsidRPr="0004330F">
        <w:t xml:space="preserve">The course will consist of three learning threads that will help elucidate opportunities for </w:t>
      </w:r>
      <w:r w:rsidR="004151C4" w:rsidRPr="0004330F">
        <w:t xml:space="preserve">social and </w:t>
      </w:r>
      <w:r w:rsidRPr="0004330F">
        <w:t>sustainable venturing</w:t>
      </w:r>
      <w:r w:rsidR="000C1E5B">
        <w:t>:</w:t>
      </w:r>
    </w:p>
    <w:p w14:paraId="22BE480E" w14:textId="16AB6583" w:rsidR="00072353" w:rsidRPr="0004330F" w:rsidRDefault="00B17485">
      <w:pPr>
        <w:pStyle w:val="NormalWeb"/>
        <w:numPr>
          <w:ilvl w:val="0"/>
          <w:numId w:val="11"/>
        </w:numPr>
        <w:rPr>
          <w:color w:val="000000" w:themeColor="text1"/>
        </w:rPr>
      </w:pPr>
      <w:r w:rsidRPr="0004330F">
        <w:rPr>
          <w:color w:val="000000" w:themeColor="text1"/>
        </w:rPr>
        <w:t xml:space="preserve">The first is foundational </w:t>
      </w:r>
      <w:r w:rsidR="004151C4" w:rsidRPr="0004330F">
        <w:rPr>
          <w:color w:val="000000" w:themeColor="text1"/>
        </w:rPr>
        <w:t xml:space="preserve">content on </w:t>
      </w:r>
      <w:r w:rsidR="00072353" w:rsidRPr="0004330F">
        <w:rPr>
          <w:color w:val="000000" w:themeColor="text1"/>
        </w:rPr>
        <w:t>the nature of sustainability challenges, market systems</w:t>
      </w:r>
      <w:r w:rsidR="00101495" w:rsidRPr="0004330F">
        <w:rPr>
          <w:color w:val="000000" w:themeColor="text1"/>
        </w:rPr>
        <w:t>, business strategy</w:t>
      </w:r>
      <w:r w:rsidR="00E72B32" w:rsidRPr="0004330F">
        <w:rPr>
          <w:color w:val="000000" w:themeColor="text1"/>
        </w:rPr>
        <w:t>,</w:t>
      </w:r>
      <w:r w:rsidR="00101495" w:rsidRPr="0004330F">
        <w:rPr>
          <w:color w:val="000000" w:themeColor="text1"/>
        </w:rPr>
        <w:t xml:space="preserve"> entrepreneurship, and impact enterprise.</w:t>
      </w:r>
    </w:p>
    <w:p w14:paraId="33E7C66A" w14:textId="77777777" w:rsidR="00194159" w:rsidRPr="0004330F" w:rsidRDefault="00101495">
      <w:pPr>
        <w:pStyle w:val="NormalWeb"/>
        <w:numPr>
          <w:ilvl w:val="0"/>
          <w:numId w:val="11"/>
        </w:numPr>
        <w:rPr>
          <w:color w:val="000000" w:themeColor="text1"/>
        </w:rPr>
      </w:pPr>
      <w:r w:rsidRPr="0004330F">
        <w:t xml:space="preserve">The second thread is an introduction to the more specific tools and practices of impact enterprise, many </w:t>
      </w:r>
      <w:r w:rsidRPr="0004330F">
        <w:rPr>
          <w:color w:val="000000" w:themeColor="text1"/>
        </w:rPr>
        <w:t xml:space="preserve">of which will be covered in further depth later in </w:t>
      </w:r>
      <w:r w:rsidR="00241E36" w:rsidRPr="0004330F">
        <w:rPr>
          <w:color w:val="000000" w:themeColor="text1"/>
        </w:rPr>
        <w:t>your</w:t>
      </w:r>
      <w:r w:rsidRPr="0004330F">
        <w:rPr>
          <w:color w:val="000000" w:themeColor="text1"/>
        </w:rPr>
        <w:t xml:space="preserve"> program.</w:t>
      </w:r>
    </w:p>
    <w:p w14:paraId="230BBB74" w14:textId="70D40110" w:rsidR="00B17485" w:rsidRPr="003E5029" w:rsidRDefault="00B17485">
      <w:pPr>
        <w:pStyle w:val="NormalWeb"/>
        <w:numPr>
          <w:ilvl w:val="0"/>
          <w:numId w:val="11"/>
        </w:numPr>
        <w:rPr>
          <w:b/>
          <w:bCs/>
        </w:rPr>
      </w:pPr>
      <w:r w:rsidRPr="003E5029">
        <w:rPr>
          <w:color w:val="000000" w:themeColor="text1"/>
        </w:rPr>
        <w:t xml:space="preserve">The </w:t>
      </w:r>
      <w:r w:rsidR="00101495" w:rsidRPr="003E5029">
        <w:rPr>
          <w:color w:val="000000" w:themeColor="text1"/>
        </w:rPr>
        <w:t>third</w:t>
      </w:r>
      <w:r w:rsidRPr="003E5029">
        <w:rPr>
          <w:color w:val="000000" w:themeColor="text1"/>
        </w:rPr>
        <w:t xml:space="preserve"> thread examines the </w:t>
      </w:r>
      <w:r w:rsidR="00753AB6" w:rsidRPr="003E5029">
        <w:rPr>
          <w:color w:val="000000" w:themeColor="text1"/>
        </w:rPr>
        <w:t xml:space="preserve">strategies and practices of companies in </w:t>
      </w:r>
      <w:r w:rsidRPr="003E5029">
        <w:rPr>
          <w:color w:val="000000" w:themeColor="text1"/>
        </w:rPr>
        <w:t>sectors</w:t>
      </w:r>
      <w:r w:rsidR="00753AB6" w:rsidRPr="003E5029">
        <w:rPr>
          <w:color w:val="000000" w:themeColor="text1"/>
        </w:rPr>
        <w:t xml:space="preserve"> </w:t>
      </w:r>
      <w:r w:rsidR="00101495" w:rsidRPr="003E5029">
        <w:rPr>
          <w:color w:val="000000" w:themeColor="text1"/>
        </w:rPr>
        <w:t>such as</w:t>
      </w:r>
      <w:r w:rsidRPr="003E5029">
        <w:rPr>
          <w:color w:val="000000" w:themeColor="text1"/>
        </w:rPr>
        <w:t xml:space="preserve"> </w:t>
      </w:r>
      <w:r w:rsidR="00241E36" w:rsidRPr="003E5029">
        <w:rPr>
          <w:color w:val="000000" w:themeColor="text1"/>
        </w:rPr>
        <w:t xml:space="preserve">sustainable </w:t>
      </w:r>
      <w:r w:rsidR="00E40E8F" w:rsidRPr="003E5029">
        <w:rPr>
          <w:color w:val="000000" w:themeColor="text1"/>
        </w:rPr>
        <w:t xml:space="preserve">energy, </w:t>
      </w:r>
      <w:r w:rsidR="009E238B" w:rsidRPr="003E5029">
        <w:rPr>
          <w:color w:val="000000" w:themeColor="text1"/>
        </w:rPr>
        <w:t>sustainable transportation,</w:t>
      </w:r>
      <w:r w:rsidR="00241E36" w:rsidRPr="003E5029">
        <w:rPr>
          <w:color w:val="000000" w:themeColor="text1"/>
        </w:rPr>
        <w:t xml:space="preserve"> </w:t>
      </w:r>
      <w:r w:rsidR="0079195F" w:rsidRPr="003E5029">
        <w:rPr>
          <w:color w:val="000000" w:themeColor="text1"/>
        </w:rPr>
        <w:t xml:space="preserve">social entrepreneurship, </w:t>
      </w:r>
      <w:r w:rsidR="00753AB6" w:rsidRPr="003E5029">
        <w:rPr>
          <w:color w:val="000000" w:themeColor="text1"/>
        </w:rPr>
        <w:t>sustainable fashion</w:t>
      </w:r>
      <w:r w:rsidR="00241E36" w:rsidRPr="003E5029">
        <w:rPr>
          <w:color w:val="000000" w:themeColor="text1"/>
        </w:rPr>
        <w:t xml:space="preserve">, </w:t>
      </w:r>
      <w:r w:rsidR="004151C4" w:rsidRPr="003E5029">
        <w:rPr>
          <w:color w:val="000000" w:themeColor="text1"/>
        </w:rPr>
        <w:t xml:space="preserve">and </w:t>
      </w:r>
      <w:r w:rsidRPr="003E5029">
        <w:rPr>
          <w:color w:val="000000" w:themeColor="text1"/>
        </w:rPr>
        <w:t>organic foods</w:t>
      </w:r>
      <w:r w:rsidR="00E72B32" w:rsidRPr="003E5029">
        <w:rPr>
          <w:color w:val="000000" w:themeColor="text1"/>
        </w:rPr>
        <w:t xml:space="preserve"> and regenerative agriculture</w:t>
      </w:r>
      <w:r w:rsidRPr="003E5029">
        <w:rPr>
          <w:color w:val="000000" w:themeColor="text1"/>
        </w:rPr>
        <w:t xml:space="preserve">.  </w:t>
      </w:r>
    </w:p>
    <w:p w14:paraId="14232789" w14:textId="77777777" w:rsidR="00B17485" w:rsidRPr="0004330F" w:rsidRDefault="00B17485" w:rsidP="00B17485">
      <w:pPr>
        <w:tabs>
          <w:tab w:val="left" w:pos="80"/>
          <w:tab w:val="left" w:pos="520"/>
          <w:tab w:val="left" w:pos="1520"/>
          <w:tab w:val="left" w:pos="1700"/>
          <w:tab w:val="left" w:pos="1880"/>
          <w:tab w:val="left" w:pos="2420"/>
          <w:tab w:val="left" w:pos="4680"/>
          <w:tab w:val="left" w:pos="6980"/>
          <w:tab w:val="left" w:pos="7020"/>
          <w:tab w:val="left" w:pos="9260"/>
        </w:tabs>
        <w:spacing w:line="280" w:lineRule="atLeast"/>
        <w:ind w:right="-36"/>
        <w:jc w:val="center"/>
        <w:outlineLvl w:val="0"/>
        <w:rPr>
          <w:b/>
          <w:bCs/>
        </w:rPr>
      </w:pPr>
      <w:r w:rsidRPr="0004330F">
        <w:rPr>
          <w:b/>
          <w:bCs/>
        </w:rPr>
        <w:t>Course Principles</w:t>
      </w:r>
    </w:p>
    <w:p w14:paraId="23B076CE" w14:textId="77777777" w:rsidR="00B17485" w:rsidRPr="0004330F" w:rsidRDefault="00B17485">
      <w:pPr>
        <w:tabs>
          <w:tab w:val="left" w:pos="80"/>
          <w:tab w:val="left" w:pos="520"/>
          <w:tab w:val="left" w:pos="1520"/>
          <w:tab w:val="left" w:pos="1700"/>
          <w:tab w:val="left" w:pos="1880"/>
          <w:tab w:val="left" w:pos="2420"/>
          <w:tab w:val="left" w:pos="4680"/>
          <w:tab w:val="left" w:pos="6980"/>
          <w:tab w:val="left" w:pos="7020"/>
          <w:tab w:val="left" w:pos="9260"/>
        </w:tabs>
        <w:spacing w:line="280" w:lineRule="atLeast"/>
        <w:ind w:left="520" w:right="-36" w:hanging="520"/>
        <w:jc w:val="center"/>
      </w:pPr>
    </w:p>
    <w:p w14:paraId="43CA93FA" w14:textId="77777777" w:rsidR="00B17485" w:rsidRPr="0004330F" w:rsidRDefault="00B17485">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r w:rsidRPr="0004330F">
        <w:t>1.</w:t>
      </w:r>
      <w:r w:rsidRPr="0004330F">
        <w:tab/>
        <w:t>Ambition: Effort and determination represent the foundation of personal progress and success.</w:t>
      </w:r>
    </w:p>
    <w:p w14:paraId="4D9BC12D" w14:textId="77777777" w:rsidR="00B17485" w:rsidRPr="0004330F" w:rsidRDefault="00B17485">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p>
    <w:p w14:paraId="6B4EAFA4" w14:textId="77777777" w:rsidR="00B17485" w:rsidRPr="0004330F" w:rsidRDefault="00B17485">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r w:rsidRPr="0004330F">
        <w:t>2.</w:t>
      </w:r>
      <w:r w:rsidRPr="0004330F">
        <w:tab/>
        <w:t>Positive Attitude and Humor: A lighter, positive side exists to most daily activities and events; let's have some fun.</w:t>
      </w:r>
    </w:p>
    <w:p w14:paraId="44B50DAE" w14:textId="77777777" w:rsidR="00B17485" w:rsidRPr="0004330F" w:rsidRDefault="00B17485">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p>
    <w:p w14:paraId="70DAA3A6" w14:textId="77777777" w:rsidR="00B17485" w:rsidRPr="0004330F" w:rsidRDefault="00B17485" w:rsidP="00B17485">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r w:rsidRPr="0004330F">
        <w:t xml:space="preserve">3.  Engaged Learning: I view myself as a facilitator of your learning and feel strongly that learning occurs best through experience and by active interaction between the students and the instructor.  It is important that you recognize this philosophy places greater responsibility on your being prepared for class as well as on your active and informed participation.  </w:t>
      </w:r>
    </w:p>
    <w:p w14:paraId="0EC51689" w14:textId="77777777" w:rsidR="00B17485" w:rsidRPr="0004330F" w:rsidRDefault="00B17485">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p>
    <w:p w14:paraId="39FE49BB" w14:textId="717B000E" w:rsidR="00B17485" w:rsidRPr="0004330F" w:rsidRDefault="001F41BD">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r w:rsidRPr="0004330F">
        <w:t>4</w:t>
      </w:r>
      <w:r w:rsidR="00B17485" w:rsidRPr="0004330F">
        <w:t>.</w:t>
      </w:r>
      <w:r w:rsidR="00B17485" w:rsidRPr="0004330F">
        <w:tab/>
        <w:t xml:space="preserve">Academic Integrity: Students will uphold the University academic integrity standards in all matters pertaining to this course (see </w:t>
      </w:r>
      <w:r w:rsidR="00E72B32" w:rsidRPr="0004330F">
        <w:t>CSU</w:t>
      </w:r>
      <w:r w:rsidR="00B17485" w:rsidRPr="0004330F">
        <w:t xml:space="preserve"> General Catalog).  All work submitted must be original and all non-original concepts integrated into student papers must be referenced as such.  Cheating on examinations or other assignments will result, at a minimum, in an F grade for the assignment.  All information in written reports from other sources than the author should be cited appropriately.  Copying material from the internet without proper citation is considered plagiarism.  </w:t>
      </w:r>
    </w:p>
    <w:p w14:paraId="6B5F5B1B" w14:textId="77777777" w:rsidR="00B17485" w:rsidRPr="0004330F" w:rsidRDefault="00B17485">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p>
    <w:p w14:paraId="44370249" w14:textId="3F658B39" w:rsidR="00B17485" w:rsidRPr="0004330F" w:rsidRDefault="001F41BD" w:rsidP="00B17485">
      <w:pPr>
        <w:autoSpaceDE w:val="0"/>
        <w:autoSpaceDN w:val="0"/>
        <w:adjustRightInd w:val="0"/>
        <w:ind w:left="630" w:hanging="630"/>
      </w:pPr>
      <w:r w:rsidRPr="0004330F">
        <w:t>5</w:t>
      </w:r>
      <w:r w:rsidR="00B17485" w:rsidRPr="0004330F">
        <w:t xml:space="preserve">.  Respect for Others: We will treat each other in a professional manner.  Students should exhibit professional classroom values and behavior and contribute to a positive learning environment.  </w:t>
      </w:r>
    </w:p>
    <w:p w14:paraId="0D5F7E84" w14:textId="77777777" w:rsidR="00B17485" w:rsidRPr="0004330F" w:rsidRDefault="00B17485">
      <w:pPr>
        <w:numPr>
          <w:ilvl w:val="0"/>
          <w:numId w:val="5"/>
        </w:numPr>
        <w:autoSpaceDE w:val="0"/>
        <w:autoSpaceDN w:val="0"/>
        <w:adjustRightInd w:val="0"/>
        <w:ind w:left="990"/>
      </w:pPr>
      <w:r w:rsidRPr="0004330F">
        <w:rPr>
          <w:u w:val="single"/>
        </w:rPr>
        <w:t>Laptops are allowed in class, but please no web surfing and e-mailing, except as it contributes to class discussio</w:t>
      </w:r>
      <w:r w:rsidR="00CC7113" w:rsidRPr="0004330F">
        <w:rPr>
          <w:u w:val="single"/>
        </w:rPr>
        <w:t>ns.</w:t>
      </w:r>
      <w:r w:rsidR="00CC7113" w:rsidRPr="0004330F">
        <w:t xml:space="preserve">  Please turn off cell phone</w:t>
      </w:r>
      <w:r w:rsidRPr="0004330F">
        <w:t xml:space="preserve"> ringers and no texting.</w:t>
      </w:r>
    </w:p>
    <w:p w14:paraId="2385592F" w14:textId="77777777" w:rsidR="00B17485" w:rsidRPr="0004330F" w:rsidRDefault="00B17485">
      <w:pPr>
        <w:numPr>
          <w:ilvl w:val="0"/>
          <w:numId w:val="5"/>
        </w:numPr>
        <w:autoSpaceDE w:val="0"/>
        <w:autoSpaceDN w:val="0"/>
        <w:adjustRightInd w:val="0"/>
        <w:ind w:left="990"/>
      </w:pPr>
      <w:r w:rsidRPr="0004330F">
        <w:t>I will make every effort to begin class on time.  Please arrive early and be prepared at the start of the class.</w:t>
      </w:r>
    </w:p>
    <w:p w14:paraId="4DBB21A3" w14:textId="353A846F" w:rsidR="00B17485" w:rsidRPr="0004330F" w:rsidRDefault="00B17485">
      <w:pPr>
        <w:numPr>
          <w:ilvl w:val="0"/>
          <w:numId w:val="5"/>
        </w:numPr>
        <w:autoSpaceDE w:val="0"/>
        <w:autoSpaceDN w:val="0"/>
        <w:adjustRightInd w:val="0"/>
        <w:ind w:left="990"/>
      </w:pPr>
      <w:r w:rsidRPr="0004330F">
        <w:rPr>
          <w:u w:val="single"/>
        </w:rPr>
        <w:t xml:space="preserve">Please refrain from </w:t>
      </w:r>
      <w:r w:rsidR="00E20C51" w:rsidRPr="0004330F">
        <w:rPr>
          <w:u w:val="single"/>
        </w:rPr>
        <w:t xml:space="preserve">side </w:t>
      </w:r>
      <w:r w:rsidRPr="0004330F">
        <w:rPr>
          <w:u w:val="single"/>
        </w:rPr>
        <w:t>conversations during discussions and lectures</w:t>
      </w:r>
      <w:r w:rsidRPr="0004330F">
        <w:t xml:space="preserve">.   When a person is speaking, the remainder of the class should remain attentive.  During debates, we will attempt to use appropriate timing when presenting our thoughts (allow others to complete their argument before speaking on your own opinion).    </w:t>
      </w:r>
    </w:p>
    <w:p w14:paraId="1F064195" w14:textId="77777777" w:rsidR="00B17485" w:rsidRPr="0004330F" w:rsidRDefault="00B17485">
      <w:pPr>
        <w:numPr>
          <w:ilvl w:val="0"/>
          <w:numId w:val="5"/>
        </w:numPr>
        <w:autoSpaceDE w:val="0"/>
        <w:autoSpaceDN w:val="0"/>
        <w:adjustRightInd w:val="0"/>
        <w:ind w:left="990"/>
      </w:pPr>
      <w:r w:rsidRPr="0004330F">
        <w:t xml:space="preserve">If you qualify for accommodations because of a disability, please submit a letter from Resources for Disabled Students (1-6385) in a timely manner so that your needs may be addressed.  </w:t>
      </w:r>
    </w:p>
    <w:p w14:paraId="4E0EC306" w14:textId="77777777" w:rsidR="00B17485" w:rsidRPr="0004330F" w:rsidRDefault="00B17485">
      <w:pPr>
        <w:numPr>
          <w:ilvl w:val="0"/>
          <w:numId w:val="5"/>
        </w:numPr>
        <w:autoSpaceDE w:val="0"/>
        <w:autoSpaceDN w:val="0"/>
        <w:adjustRightInd w:val="0"/>
        <w:ind w:left="990"/>
      </w:pPr>
      <w:r w:rsidRPr="0004330F">
        <w:t>Please reference the CSU student conduct code for further information.</w:t>
      </w:r>
    </w:p>
    <w:p w14:paraId="275CAB7A" w14:textId="77777777" w:rsidR="00B17485" w:rsidRPr="0004330F" w:rsidRDefault="00B17485" w:rsidP="00B17485">
      <w:pPr>
        <w:tabs>
          <w:tab w:val="left" w:pos="80"/>
          <w:tab w:val="left" w:pos="520"/>
          <w:tab w:val="left" w:pos="620"/>
          <w:tab w:val="left" w:pos="1520"/>
          <w:tab w:val="left" w:pos="1700"/>
          <w:tab w:val="left" w:pos="1880"/>
          <w:tab w:val="left" w:pos="2420"/>
          <w:tab w:val="left" w:pos="4680"/>
          <w:tab w:val="left" w:pos="6980"/>
          <w:tab w:val="left" w:pos="7020"/>
          <w:tab w:val="left" w:pos="9260"/>
        </w:tabs>
        <w:ind w:left="520" w:right="-36" w:hanging="520"/>
        <w:jc w:val="both"/>
      </w:pPr>
    </w:p>
    <w:p w14:paraId="292B292F" w14:textId="14208C20" w:rsidR="00B17485" w:rsidRPr="0004330F" w:rsidRDefault="001F41BD">
      <w:pPr>
        <w:tabs>
          <w:tab w:val="left" w:pos="80"/>
          <w:tab w:val="left" w:pos="270"/>
          <w:tab w:val="left" w:pos="620"/>
          <w:tab w:val="left" w:pos="1520"/>
          <w:tab w:val="left" w:pos="1700"/>
          <w:tab w:val="left" w:pos="1880"/>
          <w:tab w:val="left" w:pos="2420"/>
          <w:tab w:val="left" w:pos="4680"/>
          <w:tab w:val="left" w:pos="6980"/>
          <w:tab w:val="left" w:pos="7020"/>
          <w:tab w:val="left" w:pos="9260"/>
        </w:tabs>
        <w:spacing w:line="280" w:lineRule="atLeast"/>
        <w:ind w:left="620" w:right="-36" w:hanging="620"/>
        <w:jc w:val="both"/>
      </w:pPr>
      <w:r w:rsidRPr="0004330F">
        <w:t>6</w:t>
      </w:r>
      <w:r w:rsidR="00B17485" w:rsidRPr="0004330F">
        <w:t>.</w:t>
      </w:r>
      <w:r w:rsidR="00B17485" w:rsidRPr="0004330F">
        <w:tab/>
        <w:t xml:space="preserve">Environmental Awareness and Action: Recognizing that human activities are having increasingly negative impacts on natural resources and on the ability of those resources to sustain economic </w:t>
      </w:r>
      <w:r w:rsidR="00B17485" w:rsidRPr="0004330F">
        <w:lastRenderedPageBreak/>
        <w:t xml:space="preserve">growth, we will attempt to minimize our own impact through actions such as recycling beverage containers, recycling papers, and printing on two sides of the page when appropriate.  </w:t>
      </w:r>
    </w:p>
    <w:p w14:paraId="42B1037F" w14:textId="77777777" w:rsidR="00E8293B" w:rsidRPr="0004330F" w:rsidRDefault="00E8293B" w:rsidP="003E5029">
      <w:pPr>
        <w:tabs>
          <w:tab w:val="left" w:pos="80"/>
          <w:tab w:val="left" w:pos="520"/>
          <w:tab w:val="left" w:pos="1520"/>
          <w:tab w:val="left" w:pos="1700"/>
          <w:tab w:val="left" w:pos="1880"/>
          <w:tab w:val="left" w:pos="2420"/>
          <w:tab w:val="left" w:pos="4680"/>
          <w:tab w:val="left" w:pos="6980"/>
          <w:tab w:val="left" w:pos="7020"/>
          <w:tab w:val="left" w:pos="9260"/>
        </w:tabs>
        <w:spacing w:line="280" w:lineRule="atLeast"/>
        <w:ind w:right="-36"/>
        <w:outlineLvl w:val="0"/>
        <w:rPr>
          <w:b/>
          <w:bCs/>
        </w:rPr>
      </w:pPr>
    </w:p>
    <w:p w14:paraId="6CBC4BDC" w14:textId="6A085732" w:rsidR="00830F90" w:rsidRDefault="00830F90" w:rsidP="00830F90">
      <w:pPr>
        <w:jc w:val="center"/>
        <w:rPr>
          <w:b/>
          <w:bCs/>
        </w:rPr>
      </w:pPr>
      <w:r>
        <w:rPr>
          <w:b/>
          <w:bCs/>
        </w:rPr>
        <w:t>AI</w:t>
      </w:r>
      <w:r w:rsidRPr="0004330F">
        <w:rPr>
          <w:b/>
          <w:bCs/>
        </w:rPr>
        <w:t xml:space="preserve"> Polic</w:t>
      </w:r>
      <w:r>
        <w:rPr>
          <w:b/>
          <w:bCs/>
        </w:rPr>
        <w:t>y</w:t>
      </w:r>
    </w:p>
    <w:p w14:paraId="4ADFD88C" w14:textId="77777777" w:rsidR="000463EA" w:rsidRDefault="000463EA" w:rsidP="00830F90">
      <w:pPr>
        <w:jc w:val="center"/>
        <w:rPr>
          <w:rStyle w:val="Hyperlink"/>
        </w:rPr>
      </w:pPr>
    </w:p>
    <w:p w14:paraId="44A5E022" w14:textId="77777777" w:rsidR="00830F90" w:rsidRPr="00830F90" w:rsidRDefault="00830F90" w:rsidP="00830F90">
      <w:r w:rsidRPr="00830F90">
        <w:t>At CSU’s College of Business, we recognize that generative AI is a powerful tool that can enhance</w:t>
      </w:r>
    </w:p>
    <w:p w14:paraId="2A944109" w14:textId="77777777" w:rsidR="00830F90" w:rsidRPr="00830F90" w:rsidRDefault="00830F90" w:rsidP="00830F90">
      <w:r w:rsidRPr="00830F90">
        <w:t>productivity, creativity, and problem-solving, unlocking innovation across various business domains.</w:t>
      </w:r>
    </w:p>
    <w:p w14:paraId="4EED4F6B" w14:textId="6E83A076" w:rsidR="00830F90" w:rsidRPr="00830F90" w:rsidRDefault="00830F90" w:rsidP="00830F90">
      <w:r w:rsidRPr="00830F90">
        <w:t>However, AI also has its limitations, including the potential to produce inaccurate, biased, and misleading</w:t>
      </w:r>
      <w:r>
        <w:t xml:space="preserve"> </w:t>
      </w:r>
      <w:r w:rsidRPr="00830F90">
        <w:t>information. Overreliance on AI can also diminish critical thinking skills if not balanced with human insight,</w:t>
      </w:r>
      <w:r>
        <w:t xml:space="preserve"> </w:t>
      </w:r>
      <w:r w:rsidRPr="00830F90">
        <w:t>expertise, and judgement. Our goal is to teach you how to use emerging AI tools responsibly. This requires</w:t>
      </w:r>
      <w:r>
        <w:t xml:space="preserve"> </w:t>
      </w:r>
      <w:r w:rsidRPr="00830F90">
        <w:t>developing your critical thinking and domain expertise to effectively evaluate AI-generated content, a skill</w:t>
      </w:r>
      <w:r>
        <w:t xml:space="preserve"> </w:t>
      </w:r>
      <w:r w:rsidRPr="00830F90">
        <w:t>increasingly valuable in an AI-dominated world. This balanced approach allows you to leverage AI’s benefits</w:t>
      </w:r>
      <w:r>
        <w:t xml:space="preserve"> </w:t>
      </w:r>
      <w:r w:rsidRPr="00830F90">
        <w:t>while also building the competencies needed to critically assess its output, identify its limitations, and</w:t>
      </w:r>
      <w:r>
        <w:t xml:space="preserve"> </w:t>
      </w:r>
      <w:r w:rsidRPr="00830F90">
        <w:t>innovate beyond its capabilities. Therefore, depending on the course and its specific learning objectives, AI</w:t>
      </w:r>
      <w:r>
        <w:t xml:space="preserve"> </w:t>
      </w:r>
      <w:r w:rsidRPr="00830F90">
        <w:t>use may be encouraged, restricted, or even prohibited. These different approaches across classes are</w:t>
      </w:r>
      <w:r>
        <w:t xml:space="preserve"> </w:t>
      </w:r>
      <w:r w:rsidRPr="00830F90">
        <w:t>intentional and designed to provide you with a well-rounded education that prepares you for the</w:t>
      </w:r>
      <w:r>
        <w:t xml:space="preserve"> </w:t>
      </w:r>
      <w:r w:rsidRPr="00830F90">
        <w:t>complexities of the modern business world. In this course the following principles apply:</w:t>
      </w:r>
    </w:p>
    <w:p w14:paraId="3CBBC6E6" w14:textId="77777777" w:rsidR="00830F90" w:rsidRDefault="00830F90" w:rsidP="00830F90"/>
    <w:p w14:paraId="22D1AEDF" w14:textId="1EF334B0" w:rsidR="00830F90" w:rsidRDefault="00830F90" w:rsidP="00830F90">
      <w:r>
        <w:t>In this course, you</w:t>
      </w:r>
      <w:r w:rsidRPr="00830F90">
        <w:t xml:space="preserve"> can use generative AI only on </w:t>
      </w:r>
      <w:r>
        <w:t>the company and sector team report</w:t>
      </w:r>
      <w:r w:rsidRPr="00830F90">
        <w:t xml:space="preserve"> assignment. Other than </w:t>
      </w:r>
      <w:r>
        <w:t>this assignment</w:t>
      </w:r>
      <w:r w:rsidRPr="00830F90">
        <w:t>, you are not to utilize generative AI for any graded work.</w:t>
      </w:r>
      <w:r>
        <w:t xml:space="preserve">  </w:t>
      </w:r>
      <w:r w:rsidRPr="00830F90">
        <w:rPr>
          <w:i/>
          <w:iCs/>
        </w:rPr>
        <w:t>When using generative AI, you must cite your use of it</w:t>
      </w:r>
      <w:r>
        <w:rPr>
          <w:i/>
          <w:iCs/>
        </w:rPr>
        <w:t>.  N</w:t>
      </w:r>
      <w:r w:rsidRPr="00830F90">
        <w:rPr>
          <w:i/>
          <w:iCs/>
        </w:rPr>
        <w:t>ote that you are responsible for the content of the generated content and its accuracy.</w:t>
      </w:r>
      <w:r w:rsidRPr="00830F90">
        <w:t xml:space="preserve"> </w:t>
      </w:r>
      <w:r>
        <w:t xml:space="preserve">Any language taken directly from AI needs to be noted with quotation marks and a citation.  Paraphrased material just needs to be cited.  However, given the degree of hallucination and miswording I have seen in AI generated material, I strongly advise that you treat any generated content as suspect and confirm facts and language.  Moreover, reports and sections generated by AI are often inconsistent and inaccurate.  Remember, you and your team are responsible for the final content, and it must be consistent, accurate, and integrated.  If not, the use of AI will be reflected in your grade.  </w:t>
      </w:r>
    </w:p>
    <w:p w14:paraId="7D17F699" w14:textId="77777777" w:rsidR="0030080D" w:rsidRPr="0004330F" w:rsidRDefault="0030080D" w:rsidP="00B17485">
      <w:pPr>
        <w:tabs>
          <w:tab w:val="left" w:pos="80"/>
          <w:tab w:val="left" w:pos="520"/>
          <w:tab w:val="left" w:pos="620"/>
          <w:tab w:val="left" w:pos="1520"/>
          <w:tab w:val="left" w:pos="1700"/>
          <w:tab w:val="left" w:pos="1880"/>
          <w:tab w:val="left" w:pos="2420"/>
          <w:tab w:val="left" w:pos="4680"/>
          <w:tab w:val="left" w:pos="6980"/>
          <w:tab w:val="left" w:pos="7020"/>
          <w:tab w:val="left" w:pos="9260"/>
        </w:tabs>
        <w:ind w:left="520" w:right="-36" w:hanging="520"/>
        <w:jc w:val="center"/>
        <w:outlineLvl w:val="0"/>
        <w:rPr>
          <w:b/>
          <w:bCs/>
        </w:rPr>
      </w:pPr>
    </w:p>
    <w:p w14:paraId="70544897" w14:textId="56866686" w:rsidR="00B17485" w:rsidRDefault="00B17485" w:rsidP="00B17485">
      <w:pPr>
        <w:tabs>
          <w:tab w:val="left" w:pos="80"/>
          <w:tab w:val="left" w:pos="520"/>
          <w:tab w:val="left" w:pos="620"/>
          <w:tab w:val="left" w:pos="1520"/>
          <w:tab w:val="left" w:pos="1700"/>
          <w:tab w:val="left" w:pos="1880"/>
          <w:tab w:val="left" w:pos="2420"/>
          <w:tab w:val="left" w:pos="4680"/>
          <w:tab w:val="left" w:pos="6980"/>
          <w:tab w:val="left" w:pos="7020"/>
          <w:tab w:val="left" w:pos="9260"/>
        </w:tabs>
        <w:ind w:left="520" w:right="-36" w:hanging="520"/>
        <w:jc w:val="center"/>
        <w:outlineLvl w:val="0"/>
        <w:rPr>
          <w:b/>
          <w:bCs/>
        </w:rPr>
      </w:pPr>
      <w:r w:rsidRPr="0004330F">
        <w:rPr>
          <w:b/>
          <w:bCs/>
        </w:rPr>
        <w:t>Course Requirements</w:t>
      </w:r>
    </w:p>
    <w:p w14:paraId="6BAA23DC" w14:textId="77777777" w:rsidR="008A4514" w:rsidRDefault="008A4514" w:rsidP="00B17485">
      <w:pPr>
        <w:tabs>
          <w:tab w:val="left" w:pos="80"/>
          <w:tab w:val="left" w:pos="520"/>
          <w:tab w:val="left" w:pos="620"/>
          <w:tab w:val="left" w:pos="1520"/>
          <w:tab w:val="left" w:pos="1700"/>
          <w:tab w:val="left" w:pos="1880"/>
          <w:tab w:val="left" w:pos="2420"/>
          <w:tab w:val="left" w:pos="4680"/>
          <w:tab w:val="left" w:pos="6980"/>
          <w:tab w:val="left" w:pos="7020"/>
          <w:tab w:val="left" w:pos="9260"/>
        </w:tabs>
        <w:ind w:left="520" w:right="-36" w:hanging="520"/>
        <w:jc w:val="center"/>
        <w:outlineLvl w:val="0"/>
        <w:rPr>
          <w:b/>
          <w:bCs/>
        </w:rPr>
      </w:pPr>
    </w:p>
    <w:p w14:paraId="54D21AB8" w14:textId="68883959" w:rsidR="008A4514" w:rsidRPr="003E5029" w:rsidRDefault="008A4514" w:rsidP="008A4514">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left="520" w:right="-36" w:hanging="520"/>
        <w:jc w:val="both"/>
        <w:outlineLvl w:val="0"/>
      </w:pPr>
      <w:r w:rsidRPr="003E5029">
        <w:t>Participation</w:t>
      </w:r>
      <w:r w:rsidR="003B1709" w:rsidRPr="003E5029">
        <w:t xml:space="preserve"> or Application</w:t>
      </w:r>
      <w:r w:rsidRPr="003E5029">
        <w:t xml:space="preserve"> Report</w:t>
      </w:r>
      <w:r w:rsidR="003B1709" w:rsidRPr="003E5029">
        <w:t>s</w:t>
      </w:r>
      <w:r w:rsidRPr="003E5029">
        <w:t xml:space="preserve"> </w:t>
      </w:r>
      <w:r w:rsidRPr="003E5029">
        <w:tab/>
        <w:t>150</w:t>
      </w:r>
    </w:p>
    <w:p w14:paraId="1B57E7E7" w14:textId="1E0DB539" w:rsidR="008A4514" w:rsidRPr="003E5029" w:rsidRDefault="008834F3" w:rsidP="008A4514">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left="520" w:right="-36" w:hanging="520"/>
        <w:jc w:val="both"/>
        <w:outlineLvl w:val="0"/>
      </w:pPr>
      <w:r>
        <w:t xml:space="preserve">Written </w:t>
      </w:r>
      <w:r w:rsidR="008A4514" w:rsidRPr="003E5029">
        <w:t>Report</w:t>
      </w:r>
      <w:r w:rsidR="00D2725F">
        <w:tab/>
      </w:r>
      <w:r w:rsidR="00D2725F">
        <w:tab/>
      </w:r>
      <w:r w:rsidR="00D2725F">
        <w:tab/>
      </w:r>
      <w:r w:rsidR="008A4514" w:rsidRPr="003E5029">
        <w:tab/>
      </w:r>
      <w:r w:rsidR="008A4514" w:rsidRPr="003E5029">
        <w:tab/>
        <w:t>3</w:t>
      </w:r>
      <w:r w:rsidR="00D2725F">
        <w:t>50</w:t>
      </w:r>
    </w:p>
    <w:p w14:paraId="389F77D4" w14:textId="5CF19F8D" w:rsidR="008A4514" w:rsidRPr="003E5029" w:rsidRDefault="008A4514" w:rsidP="008A4514">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left="520" w:right="-36" w:hanging="520"/>
        <w:jc w:val="both"/>
        <w:outlineLvl w:val="0"/>
      </w:pPr>
      <w:r w:rsidRPr="003E5029">
        <w:t>Team Peer Evaluations</w:t>
      </w:r>
      <w:r w:rsidRPr="003E5029">
        <w:tab/>
      </w:r>
      <w:proofErr w:type="gramStart"/>
      <w:r w:rsidRPr="003E5029">
        <w:tab/>
      </w:r>
      <w:r w:rsidR="00D2725F">
        <w:t xml:space="preserve">  </w:t>
      </w:r>
      <w:r w:rsidRPr="003E5029">
        <w:t>75</w:t>
      </w:r>
      <w:proofErr w:type="gramEnd"/>
    </w:p>
    <w:p w14:paraId="58C4D5F5" w14:textId="4469FFB9" w:rsidR="008A4514" w:rsidRPr="003E5029" w:rsidRDefault="008A4514" w:rsidP="008A4514">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left="520" w:right="-36" w:hanging="520"/>
        <w:jc w:val="both"/>
        <w:outlineLvl w:val="0"/>
      </w:pPr>
      <w:r w:rsidRPr="003E5029">
        <w:t>Exam</w:t>
      </w:r>
      <w:r w:rsidRPr="003E5029">
        <w:tab/>
      </w:r>
      <w:r w:rsidRPr="003E5029">
        <w:tab/>
      </w:r>
      <w:r w:rsidRPr="003E5029">
        <w:tab/>
      </w:r>
      <w:r w:rsidRPr="003E5029">
        <w:tab/>
      </w:r>
      <w:r w:rsidRPr="003E5029">
        <w:tab/>
      </w:r>
      <w:r w:rsidRPr="003E5029">
        <w:tab/>
      </w:r>
      <w:r w:rsidRPr="003E5029">
        <w:rPr>
          <w:u w:val="single"/>
        </w:rPr>
        <w:t>4</w:t>
      </w:r>
      <w:r w:rsidR="00D2725F">
        <w:rPr>
          <w:u w:val="single"/>
        </w:rPr>
        <w:t>25</w:t>
      </w:r>
      <w:r w:rsidR="00753AB6">
        <w:rPr>
          <w:u w:val="single"/>
        </w:rPr>
        <w:t xml:space="preserve"> </w:t>
      </w:r>
    </w:p>
    <w:p w14:paraId="1250FEF5" w14:textId="1E88484A" w:rsidR="008A4514" w:rsidRPr="003E5029" w:rsidRDefault="008A4514" w:rsidP="008A4514">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left="520" w:right="-36" w:hanging="520"/>
        <w:jc w:val="both"/>
        <w:outlineLvl w:val="0"/>
      </w:pPr>
      <w:r w:rsidRPr="003E5029">
        <w:t>Total</w:t>
      </w:r>
      <w:r w:rsidRPr="003E5029">
        <w:tab/>
      </w:r>
      <w:r w:rsidRPr="003E5029">
        <w:tab/>
      </w:r>
      <w:r w:rsidRPr="003E5029">
        <w:tab/>
      </w:r>
      <w:r w:rsidRPr="003E5029">
        <w:tab/>
      </w:r>
      <w:r w:rsidRPr="003E5029">
        <w:tab/>
      </w:r>
      <w:r w:rsidRPr="003E5029">
        <w:tab/>
      </w:r>
      <w:r w:rsidR="00122E99">
        <w:tab/>
      </w:r>
      <w:r w:rsidRPr="003E5029">
        <w:t>1000</w:t>
      </w:r>
    </w:p>
    <w:p w14:paraId="69F52141" w14:textId="77777777" w:rsidR="008A4514" w:rsidRPr="0004330F" w:rsidRDefault="008A4514" w:rsidP="00B17485">
      <w:pPr>
        <w:tabs>
          <w:tab w:val="left" w:pos="80"/>
          <w:tab w:val="left" w:pos="520"/>
          <w:tab w:val="left" w:pos="620"/>
          <w:tab w:val="left" w:pos="1520"/>
          <w:tab w:val="left" w:pos="1700"/>
          <w:tab w:val="left" w:pos="1880"/>
          <w:tab w:val="left" w:pos="2420"/>
          <w:tab w:val="left" w:pos="4680"/>
          <w:tab w:val="left" w:pos="6980"/>
          <w:tab w:val="left" w:pos="7020"/>
          <w:tab w:val="left" w:pos="9260"/>
        </w:tabs>
        <w:ind w:left="520" w:right="-36" w:hanging="520"/>
        <w:jc w:val="center"/>
        <w:outlineLvl w:val="0"/>
        <w:rPr>
          <w:b/>
          <w:bCs/>
        </w:rPr>
      </w:pPr>
    </w:p>
    <w:p w14:paraId="043DFC8D" w14:textId="77777777" w:rsidR="009047F4" w:rsidRPr="0004330F" w:rsidRDefault="009047F4" w:rsidP="004228DE">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right="-36"/>
        <w:jc w:val="both"/>
        <w:outlineLvl w:val="0"/>
        <w:rPr>
          <w:b/>
          <w:bCs/>
        </w:rPr>
      </w:pPr>
    </w:p>
    <w:p w14:paraId="5F922BCA" w14:textId="65D975AA" w:rsidR="00B17485" w:rsidRDefault="00B17485" w:rsidP="00B17485">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left="520" w:right="-36" w:hanging="520"/>
        <w:jc w:val="both"/>
        <w:outlineLvl w:val="0"/>
        <w:rPr>
          <w:b/>
          <w:bCs/>
        </w:rPr>
      </w:pPr>
      <w:r w:rsidRPr="0004330F">
        <w:rPr>
          <w:b/>
          <w:bCs/>
        </w:rPr>
        <w:t xml:space="preserve">Class </w:t>
      </w:r>
      <w:r w:rsidR="00E40E8F" w:rsidRPr="0004330F">
        <w:rPr>
          <w:b/>
          <w:bCs/>
        </w:rPr>
        <w:t xml:space="preserve">Participation </w:t>
      </w:r>
      <w:r w:rsidR="00F153E3">
        <w:rPr>
          <w:b/>
          <w:bCs/>
        </w:rPr>
        <w:t xml:space="preserve">(On-Campus and Mosaic Students Only) </w:t>
      </w:r>
      <w:r w:rsidR="00E40E8F" w:rsidRPr="0004330F">
        <w:rPr>
          <w:b/>
          <w:bCs/>
        </w:rPr>
        <w:t>-</w:t>
      </w:r>
      <w:r w:rsidR="009047F4" w:rsidRPr="0004330F">
        <w:rPr>
          <w:b/>
          <w:bCs/>
        </w:rPr>
        <w:t xml:space="preserve"> </w:t>
      </w:r>
      <w:r w:rsidR="0043162D" w:rsidRPr="0004330F">
        <w:rPr>
          <w:b/>
          <w:bCs/>
        </w:rPr>
        <w:t>150 points</w:t>
      </w:r>
    </w:p>
    <w:p w14:paraId="36CD33DA" w14:textId="77777777" w:rsidR="00147288" w:rsidRPr="0004330F" w:rsidRDefault="00147288" w:rsidP="00B17485">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left="520" w:right="-36" w:hanging="520"/>
        <w:jc w:val="both"/>
        <w:outlineLvl w:val="0"/>
      </w:pPr>
    </w:p>
    <w:p w14:paraId="59803604" w14:textId="77777777" w:rsidR="00147288" w:rsidRDefault="00147288">
      <w:pPr>
        <w:pStyle w:val="Normal1"/>
        <w:numPr>
          <w:ilvl w:val="0"/>
          <w:numId w:val="21"/>
        </w:numPr>
        <w:rPr>
          <w:rFonts w:ascii="Times New Roman" w:eastAsia="Verdana" w:hAnsi="Times New Roman" w:cs="Times New Roman"/>
          <w:sz w:val="24"/>
          <w:szCs w:val="24"/>
        </w:rPr>
      </w:pPr>
      <w:r w:rsidRPr="000F2CA3">
        <w:rPr>
          <w:rFonts w:ascii="Times New Roman" w:eastAsia="Verdana" w:hAnsi="Times New Roman" w:cs="Times New Roman"/>
          <w:sz w:val="24"/>
          <w:szCs w:val="24"/>
        </w:rPr>
        <w:t xml:space="preserve">Class attendance, preparation, and participation are a fundamental aspect of this course and crucial to your performance in the class. </w:t>
      </w:r>
      <w:r>
        <w:rPr>
          <w:rFonts w:ascii="Times New Roman" w:eastAsia="Verdana" w:hAnsi="Times New Roman" w:cs="Times New Roman"/>
          <w:sz w:val="24"/>
          <w:szCs w:val="24"/>
        </w:rPr>
        <w:t xml:space="preserve">Your participation grade will include both attendance and participation in classroom discussions.  For participation, </w:t>
      </w:r>
      <w:r w:rsidRPr="000F2CA3">
        <w:rPr>
          <w:rFonts w:ascii="Times New Roman" w:eastAsia="Verdana" w:hAnsi="Times New Roman" w:cs="Times New Roman"/>
          <w:sz w:val="24"/>
          <w:szCs w:val="24"/>
        </w:rPr>
        <w:t xml:space="preserve">I </w:t>
      </w:r>
      <w:r>
        <w:rPr>
          <w:rFonts w:ascii="Times New Roman" w:eastAsia="Verdana" w:hAnsi="Times New Roman" w:cs="Times New Roman"/>
          <w:sz w:val="24"/>
          <w:szCs w:val="24"/>
        </w:rPr>
        <w:t>encourage</w:t>
      </w:r>
      <w:r w:rsidRPr="000F2CA3">
        <w:rPr>
          <w:rFonts w:ascii="Times New Roman" w:eastAsia="Verdana" w:hAnsi="Times New Roman" w:cs="Times New Roman"/>
          <w:sz w:val="24"/>
          <w:szCs w:val="24"/>
        </w:rPr>
        <w:t xml:space="preserve"> quality of contribution above quantity. </w:t>
      </w:r>
      <w:r>
        <w:rPr>
          <w:rFonts w:ascii="Times New Roman" w:eastAsia="Verdana" w:hAnsi="Times New Roman" w:cs="Times New Roman"/>
          <w:sz w:val="24"/>
          <w:szCs w:val="24"/>
        </w:rPr>
        <w:t xml:space="preserve">This grade may also be impacted by your participation in the team project, submitting end of semester take-aways, or other contributions to the class.  </w:t>
      </w:r>
    </w:p>
    <w:p w14:paraId="26A5291F" w14:textId="77777777" w:rsidR="00147288" w:rsidRDefault="00147288">
      <w:pPr>
        <w:pStyle w:val="Normal1"/>
        <w:numPr>
          <w:ilvl w:val="0"/>
          <w:numId w:val="21"/>
        </w:numPr>
        <w:rPr>
          <w:rFonts w:ascii="Times New Roman" w:eastAsia="Verdana" w:hAnsi="Times New Roman" w:cs="Times New Roman"/>
          <w:sz w:val="24"/>
          <w:szCs w:val="24"/>
        </w:rPr>
      </w:pPr>
      <w:r>
        <w:rPr>
          <w:rFonts w:ascii="Times New Roman" w:eastAsia="Verdana" w:hAnsi="Times New Roman" w:cs="Times New Roman"/>
          <w:sz w:val="24"/>
          <w:szCs w:val="24"/>
        </w:rPr>
        <w:t xml:space="preserve">As an on-campus or mosaic student, the class is reliant on your attendance to help generate discussion and a good learning experience.  As such, on-campus students are expected to attend every class in person, and mosaic students are expected to attend with camera’s on throughout each session.  </w:t>
      </w:r>
      <w:r w:rsidRPr="00933CA4">
        <w:rPr>
          <w:rFonts w:ascii="Times New Roman" w:eastAsia="Verdana" w:hAnsi="Times New Roman" w:cs="Times New Roman"/>
          <w:i/>
          <w:iCs/>
          <w:sz w:val="24"/>
          <w:szCs w:val="24"/>
        </w:rPr>
        <w:t xml:space="preserve">To accommodate emergencies or other personal situations, on-campus students may elect </w:t>
      </w:r>
      <w:r w:rsidRPr="00933CA4">
        <w:rPr>
          <w:rFonts w:ascii="Times New Roman" w:eastAsia="Verdana" w:hAnsi="Times New Roman" w:cs="Times New Roman"/>
          <w:i/>
          <w:iCs/>
          <w:sz w:val="24"/>
          <w:szCs w:val="24"/>
        </w:rPr>
        <w:lastRenderedPageBreak/>
        <w:t xml:space="preserve">to attend </w:t>
      </w:r>
      <w:r>
        <w:rPr>
          <w:rFonts w:ascii="Times New Roman" w:eastAsia="Verdana" w:hAnsi="Times New Roman" w:cs="Times New Roman"/>
          <w:i/>
          <w:iCs/>
          <w:sz w:val="24"/>
          <w:szCs w:val="24"/>
        </w:rPr>
        <w:t>one</w:t>
      </w:r>
      <w:r w:rsidRPr="00933CA4">
        <w:rPr>
          <w:rFonts w:ascii="Times New Roman" w:eastAsia="Verdana" w:hAnsi="Times New Roman" w:cs="Times New Roman"/>
          <w:i/>
          <w:iCs/>
          <w:sz w:val="24"/>
          <w:szCs w:val="24"/>
        </w:rPr>
        <w:t xml:space="preserve"> session via mosaic.  However, attendance via mosaic beyond this limit will reduce your participation grade by </w:t>
      </w:r>
      <w:r>
        <w:rPr>
          <w:rFonts w:ascii="Times New Roman" w:eastAsia="Verdana" w:hAnsi="Times New Roman" w:cs="Times New Roman"/>
          <w:i/>
          <w:iCs/>
          <w:sz w:val="24"/>
          <w:szCs w:val="24"/>
        </w:rPr>
        <w:t>10 points</w:t>
      </w:r>
      <w:r w:rsidRPr="00933CA4">
        <w:rPr>
          <w:rFonts w:ascii="Times New Roman" w:eastAsia="Verdana" w:hAnsi="Times New Roman" w:cs="Times New Roman"/>
          <w:i/>
          <w:iCs/>
          <w:sz w:val="24"/>
          <w:szCs w:val="24"/>
        </w:rPr>
        <w:t xml:space="preserve"> for </w:t>
      </w:r>
      <w:r>
        <w:rPr>
          <w:rFonts w:ascii="Times New Roman" w:eastAsia="Verdana" w:hAnsi="Times New Roman" w:cs="Times New Roman"/>
          <w:i/>
          <w:iCs/>
          <w:sz w:val="24"/>
          <w:szCs w:val="24"/>
        </w:rPr>
        <w:t xml:space="preserve">the second occurrence, and 20 points for </w:t>
      </w:r>
      <w:r w:rsidRPr="00933CA4">
        <w:rPr>
          <w:rFonts w:ascii="Times New Roman" w:eastAsia="Verdana" w:hAnsi="Times New Roman" w:cs="Times New Roman"/>
          <w:i/>
          <w:iCs/>
          <w:sz w:val="24"/>
          <w:szCs w:val="24"/>
        </w:rPr>
        <w:t>each class not attended in person</w:t>
      </w:r>
      <w:r>
        <w:rPr>
          <w:rFonts w:ascii="Times New Roman" w:eastAsia="Verdana" w:hAnsi="Times New Roman" w:cs="Times New Roman"/>
          <w:i/>
          <w:iCs/>
          <w:sz w:val="24"/>
          <w:szCs w:val="24"/>
        </w:rPr>
        <w:t xml:space="preserve"> thereafter</w:t>
      </w:r>
      <w:r w:rsidRPr="00933CA4">
        <w:rPr>
          <w:rFonts w:ascii="Times New Roman" w:eastAsia="Verdana" w:hAnsi="Times New Roman" w:cs="Times New Roman"/>
          <w:i/>
          <w:iCs/>
          <w:sz w:val="24"/>
          <w:szCs w:val="24"/>
        </w:rPr>
        <w:t xml:space="preserve">.  Students attending via mosaic without cameras on are subject to the same policy.   </w:t>
      </w:r>
      <w:r>
        <w:rPr>
          <w:rFonts w:ascii="Times New Roman" w:eastAsia="Verdana" w:hAnsi="Times New Roman" w:cs="Times New Roman"/>
          <w:i/>
          <w:iCs/>
          <w:sz w:val="24"/>
          <w:szCs w:val="24"/>
        </w:rPr>
        <w:t>As this policy is not flexible, I advise you use your exceptions carefully.</w:t>
      </w:r>
    </w:p>
    <w:p w14:paraId="292752CB" w14:textId="5ACB5A7C" w:rsidR="00147288" w:rsidRPr="00501218" w:rsidRDefault="00147288">
      <w:pPr>
        <w:pStyle w:val="Normal1"/>
        <w:numPr>
          <w:ilvl w:val="0"/>
          <w:numId w:val="21"/>
        </w:numPr>
        <w:rPr>
          <w:rFonts w:ascii="Times New Roman" w:eastAsia="Verdana" w:hAnsi="Times New Roman" w:cs="Times New Roman"/>
          <w:sz w:val="24"/>
          <w:szCs w:val="24"/>
        </w:rPr>
      </w:pPr>
      <w:r w:rsidRPr="008866CA">
        <w:rPr>
          <w:rFonts w:ascii="Times New Roman" w:eastAsia="Verdana" w:hAnsi="Times New Roman" w:cs="Times New Roman"/>
          <w:sz w:val="24"/>
          <w:szCs w:val="24"/>
        </w:rPr>
        <w:t>Each missed class will reduce your participation grade at an increasing rate</w:t>
      </w:r>
      <w:r>
        <w:rPr>
          <w:rFonts w:ascii="Times New Roman" w:eastAsia="Verdana" w:hAnsi="Times New Roman" w:cs="Times New Roman"/>
          <w:sz w:val="24"/>
          <w:szCs w:val="24"/>
        </w:rPr>
        <w:t xml:space="preserve">.  Being late to class will also negatively affect your participation score.  </w:t>
      </w:r>
      <w:r w:rsidRPr="008866CA">
        <w:rPr>
          <w:rFonts w:ascii="Times New Roman" w:eastAsia="Verdana" w:hAnsi="Times New Roman" w:cs="Times New Roman"/>
          <w:sz w:val="24"/>
          <w:szCs w:val="24"/>
        </w:rPr>
        <w:t xml:space="preserve">In general, my approach to grading participation is that A grades are earned by students who exhibit both exemplary attendance and participation. </w:t>
      </w:r>
      <w:r w:rsidRPr="004443DC">
        <w:rPr>
          <w:rFonts w:ascii="Times New Roman" w:eastAsia="Verdana" w:hAnsi="Times New Roman" w:cs="Times New Roman"/>
          <w:sz w:val="24"/>
          <w:szCs w:val="24"/>
        </w:rPr>
        <w:t xml:space="preserve"> </w:t>
      </w:r>
    </w:p>
    <w:p w14:paraId="64A008FD" w14:textId="77777777" w:rsidR="00147288" w:rsidRDefault="00147288">
      <w:pPr>
        <w:pStyle w:val="Normal1"/>
        <w:numPr>
          <w:ilvl w:val="0"/>
          <w:numId w:val="21"/>
        </w:numPr>
        <w:rPr>
          <w:rFonts w:ascii="Times New Roman" w:eastAsia="Verdana" w:hAnsi="Times New Roman" w:cs="Times New Roman"/>
          <w:sz w:val="24"/>
          <w:szCs w:val="24"/>
        </w:rPr>
      </w:pPr>
      <w:r w:rsidRPr="008866CA">
        <w:rPr>
          <w:rFonts w:eastAsia="Verdana"/>
        </w:rPr>
        <w:t>S</w:t>
      </w:r>
      <w:r w:rsidRPr="008866CA">
        <w:rPr>
          <w:rFonts w:ascii="Times New Roman" w:eastAsia="Verdana" w:hAnsi="Times New Roman" w:cs="Times New Roman"/>
          <w:sz w:val="24"/>
          <w:szCs w:val="24"/>
        </w:rPr>
        <w:t xml:space="preserve">tudents regularly distracted by open computers, internet searching, or other work not on the class topic will receive a negative grade for participation for the class session.  </w:t>
      </w:r>
    </w:p>
    <w:p w14:paraId="734E17BE" w14:textId="77777777" w:rsidR="003B1709" w:rsidRPr="008F7604" w:rsidRDefault="003B1709" w:rsidP="003B1709">
      <w:pPr>
        <w:pStyle w:val="Normal1"/>
        <w:rPr>
          <w:rFonts w:ascii="Times New Roman" w:eastAsia="Times New Roman" w:hAnsi="Times New Roman" w:cs="Times New Roman"/>
          <w:b/>
          <w:bCs/>
          <w:color w:val="auto"/>
          <w:sz w:val="24"/>
          <w:szCs w:val="24"/>
        </w:rPr>
      </w:pPr>
    </w:p>
    <w:p w14:paraId="32446C56" w14:textId="69AC7CF7" w:rsidR="00F30714" w:rsidRPr="008F7604" w:rsidRDefault="003B1709" w:rsidP="003B1709">
      <w:pPr>
        <w:pStyle w:val="Normal1"/>
        <w:jc w:val="both"/>
        <w:rPr>
          <w:rFonts w:ascii="Times New Roman" w:eastAsia="Times New Roman" w:hAnsi="Times New Roman" w:cs="Times New Roman"/>
          <w:b/>
          <w:bCs/>
          <w:color w:val="auto"/>
          <w:sz w:val="24"/>
          <w:szCs w:val="24"/>
        </w:rPr>
      </w:pPr>
      <w:r w:rsidRPr="008F7604">
        <w:rPr>
          <w:rFonts w:ascii="Times New Roman" w:eastAsia="Times New Roman" w:hAnsi="Times New Roman" w:cs="Times New Roman"/>
          <w:b/>
          <w:bCs/>
          <w:color w:val="auto"/>
          <w:sz w:val="24"/>
          <w:szCs w:val="24"/>
        </w:rPr>
        <w:t>Mid-Semester &amp; End-Semester Take</w:t>
      </w:r>
      <w:r w:rsidR="00391A86">
        <w:rPr>
          <w:rFonts w:ascii="Times New Roman" w:eastAsia="Times New Roman" w:hAnsi="Times New Roman" w:cs="Times New Roman"/>
          <w:b/>
          <w:bCs/>
          <w:color w:val="auto"/>
          <w:sz w:val="24"/>
          <w:szCs w:val="24"/>
        </w:rPr>
        <w:t>a</w:t>
      </w:r>
      <w:r w:rsidRPr="008F7604">
        <w:rPr>
          <w:rFonts w:ascii="Times New Roman" w:eastAsia="Times New Roman" w:hAnsi="Times New Roman" w:cs="Times New Roman"/>
          <w:b/>
          <w:bCs/>
          <w:color w:val="auto"/>
          <w:sz w:val="24"/>
          <w:szCs w:val="24"/>
        </w:rPr>
        <w:t xml:space="preserve">ways &amp; Application Reports (Online Students Only) – 150 points (75 points each): </w:t>
      </w:r>
    </w:p>
    <w:p w14:paraId="6C321514" w14:textId="3D904823" w:rsidR="003B1709" w:rsidRPr="00A525F6" w:rsidRDefault="003B1709">
      <w:pPr>
        <w:pStyle w:val="Normal1"/>
        <w:numPr>
          <w:ilvl w:val="0"/>
          <w:numId w:val="22"/>
        </w:numPr>
        <w:tabs>
          <w:tab w:val="clear" w:pos="2160"/>
        </w:tabs>
        <w:ind w:left="360"/>
        <w:rPr>
          <w:rFonts w:ascii="Times New Roman" w:eastAsia="Verdana" w:hAnsi="Times New Roman" w:cs="Times New Roman"/>
          <w:sz w:val="24"/>
          <w:szCs w:val="24"/>
        </w:rPr>
      </w:pPr>
      <w:r w:rsidRPr="00A525F6">
        <w:rPr>
          <w:rFonts w:ascii="Times New Roman" w:eastAsia="Verdana" w:hAnsi="Times New Roman" w:cs="Times New Roman"/>
          <w:sz w:val="24"/>
          <w:szCs w:val="24"/>
        </w:rPr>
        <w:t xml:space="preserve">Online students will submit in-depth </w:t>
      </w:r>
      <w:r w:rsidR="00391A86" w:rsidRPr="00A525F6">
        <w:rPr>
          <w:rFonts w:ascii="Times New Roman" w:eastAsia="Verdana" w:hAnsi="Times New Roman" w:cs="Times New Roman"/>
          <w:sz w:val="24"/>
          <w:szCs w:val="24"/>
        </w:rPr>
        <w:t>takeaways</w:t>
      </w:r>
      <w:r w:rsidRPr="00A525F6">
        <w:rPr>
          <w:rFonts w:ascii="Times New Roman" w:eastAsia="Verdana" w:hAnsi="Times New Roman" w:cs="Times New Roman"/>
          <w:sz w:val="24"/>
          <w:szCs w:val="24"/>
        </w:rPr>
        <w:t xml:space="preserve"> and application reports twice during the semester</w:t>
      </w:r>
      <w:r w:rsidR="00780594">
        <w:rPr>
          <w:rFonts w:ascii="Times New Roman" w:eastAsia="Verdana" w:hAnsi="Times New Roman" w:cs="Times New Roman"/>
          <w:sz w:val="24"/>
          <w:szCs w:val="24"/>
        </w:rPr>
        <w:t xml:space="preserve"> (9/20 &amp; 10/14)</w:t>
      </w:r>
      <w:r w:rsidRPr="00A525F6">
        <w:rPr>
          <w:rFonts w:ascii="Times New Roman" w:eastAsia="Verdana" w:hAnsi="Times New Roman" w:cs="Times New Roman"/>
          <w:sz w:val="24"/>
          <w:szCs w:val="24"/>
        </w:rPr>
        <w:t xml:space="preserve">.  These reports are 2-3 page single-space discussions of your </w:t>
      </w:r>
      <w:r w:rsidR="00391A86" w:rsidRPr="00A525F6">
        <w:rPr>
          <w:rFonts w:ascii="Times New Roman" w:eastAsia="Verdana" w:hAnsi="Times New Roman" w:cs="Times New Roman"/>
          <w:sz w:val="24"/>
          <w:szCs w:val="24"/>
        </w:rPr>
        <w:t>takeaways</w:t>
      </w:r>
      <w:r w:rsidRPr="00A525F6">
        <w:rPr>
          <w:rFonts w:ascii="Times New Roman" w:eastAsia="Verdana" w:hAnsi="Times New Roman" w:cs="Times New Roman"/>
          <w:sz w:val="24"/>
          <w:szCs w:val="24"/>
        </w:rPr>
        <w:t xml:space="preserve"> from each half of the semester.  Students should identify </w:t>
      </w:r>
      <w:r>
        <w:rPr>
          <w:rFonts w:ascii="Times New Roman" w:eastAsia="Verdana" w:hAnsi="Times New Roman" w:cs="Times New Roman"/>
          <w:sz w:val="24"/>
          <w:szCs w:val="24"/>
        </w:rPr>
        <w:t xml:space="preserve">and discuss </w:t>
      </w:r>
      <w:r w:rsidRPr="00A525F6">
        <w:rPr>
          <w:rFonts w:ascii="Times New Roman" w:eastAsia="Verdana" w:hAnsi="Times New Roman" w:cs="Times New Roman"/>
          <w:sz w:val="24"/>
          <w:szCs w:val="24"/>
        </w:rPr>
        <w:t xml:space="preserve">at least five </w:t>
      </w:r>
      <w:r w:rsidR="00391A86" w:rsidRPr="00A525F6">
        <w:rPr>
          <w:rFonts w:ascii="Times New Roman" w:eastAsia="Verdana" w:hAnsi="Times New Roman" w:cs="Times New Roman"/>
          <w:sz w:val="24"/>
          <w:szCs w:val="24"/>
        </w:rPr>
        <w:t>takeaways</w:t>
      </w:r>
      <w:r w:rsidRPr="00A525F6">
        <w:rPr>
          <w:rFonts w:ascii="Times New Roman" w:eastAsia="Verdana" w:hAnsi="Times New Roman" w:cs="Times New Roman"/>
          <w:sz w:val="24"/>
          <w:szCs w:val="24"/>
        </w:rPr>
        <w:t xml:space="preserve"> from the course readings and class discussion.  Your </w:t>
      </w:r>
      <w:r>
        <w:rPr>
          <w:rFonts w:ascii="Times New Roman" w:eastAsia="Verdana" w:hAnsi="Times New Roman" w:cs="Times New Roman"/>
          <w:sz w:val="24"/>
          <w:szCs w:val="24"/>
        </w:rPr>
        <w:t>discussion of each take-away</w:t>
      </w:r>
      <w:r w:rsidRPr="00A525F6">
        <w:rPr>
          <w:rFonts w:ascii="Times New Roman" w:eastAsia="Verdana" w:hAnsi="Times New Roman" w:cs="Times New Roman"/>
          <w:sz w:val="24"/>
          <w:szCs w:val="24"/>
        </w:rPr>
        <w:t xml:space="preserve"> should reflect careful reading, video viewing, personal reflection, and critical analysi</w:t>
      </w:r>
      <w:r>
        <w:rPr>
          <w:rFonts w:ascii="Times New Roman" w:eastAsia="Verdana" w:hAnsi="Times New Roman" w:cs="Times New Roman"/>
          <w:sz w:val="24"/>
          <w:szCs w:val="24"/>
        </w:rPr>
        <w:t xml:space="preserve">s.  In addition, your take-away needs to be linked to the application or use of the thoughts you present.  </w:t>
      </w:r>
      <w:r w:rsidRPr="00A90C5C">
        <w:rPr>
          <w:rFonts w:ascii="Times New Roman" w:eastAsia="Verdana" w:hAnsi="Times New Roman" w:cs="Times New Roman"/>
          <w:i/>
          <w:iCs/>
          <w:sz w:val="24"/>
          <w:szCs w:val="24"/>
        </w:rPr>
        <w:t>In other words, it is critical you provide specific information on how you have used, or will use, the knowledge or ideas in your career or other endeavors.</w:t>
      </w:r>
      <w:r>
        <w:rPr>
          <w:rFonts w:ascii="Times New Roman" w:eastAsia="Verdana" w:hAnsi="Times New Roman" w:cs="Times New Roman"/>
          <w:sz w:val="24"/>
          <w:szCs w:val="24"/>
        </w:rPr>
        <w:t xml:space="preserve">  </w:t>
      </w:r>
    </w:p>
    <w:p w14:paraId="54939FE0" w14:textId="686DF8C9" w:rsidR="000A76FC" w:rsidRPr="00391A86" w:rsidRDefault="003B1709" w:rsidP="000A76FC">
      <w:pPr>
        <w:pStyle w:val="Normal1"/>
        <w:numPr>
          <w:ilvl w:val="0"/>
          <w:numId w:val="22"/>
        </w:numPr>
        <w:tabs>
          <w:tab w:val="clear" w:pos="2160"/>
        </w:tabs>
        <w:ind w:left="360"/>
        <w:rPr>
          <w:rFonts w:ascii="Times New Roman" w:eastAsia="Verdana" w:hAnsi="Times New Roman" w:cs="Times New Roman"/>
          <w:sz w:val="24"/>
          <w:szCs w:val="24"/>
        </w:rPr>
      </w:pPr>
      <w:r>
        <w:rPr>
          <w:rFonts w:ascii="Times New Roman" w:eastAsia="Verdana" w:hAnsi="Times New Roman" w:cs="Times New Roman"/>
          <w:sz w:val="24"/>
          <w:szCs w:val="24"/>
        </w:rPr>
        <w:t>Yo</w:t>
      </w:r>
      <w:r w:rsidRPr="00A525F6">
        <w:rPr>
          <w:rFonts w:ascii="Times New Roman" w:eastAsia="Verdana" w:hAnsi="Times New Roman" w:cs="Times New Roman"/>
          <w:sz w:val="24"/>
          <w:szCs w:val="24"/>
        </w:rPr>
        <w:t xml:space="preserve">ur </w:t>
      </w:r>
      <w:r>
        <w:rPr>
          <w:rFonts w:ascii="Times New Roman" w:eastAsia="Verdana" w:hAnsi="Times New Roman" w:cs="Times New Roman"/>
          <w:sz w:val="24"/>
          <w:szCs w:val="24"/>
        </w:rPr>
        <w:t>report</w:t>
      </w:r>
      <w:r w:rsidRPr="00A525F6">
        <w:rPr>
          <w:rFonts w:ascii="Times New Roman" w:eastAsia="Verdana" w:hAnsi="Times New Roman" w:cs="Times New Roman"/>
          <w:sz w:val="24"/>
          <w:szCs w:val="24"/>
        </w:rPr>
        <w:t xml:space="preserve"> will be graded based on level of effort, degree of insight, extent of application, and overall quality of contribution.  To receive an A grade for this assignment, your </w:t>
      </w:r>
      <w:r>
        <w:rPr>
          <w:rFonts w:ascii="Times New Roman" w:eastAsia="Verdana" w:hAnsi="Times New Roman" w:cs="Times New Roman"/>
          <w:sz w:val="24"/>
          <w:szCs w:val="24"/>
        </w:rPr>
        <w:t>reports</w:t>
      </w:r>
      <w:r w:rsidRPr="00A525F6">
        <w:rPr>
          <w:rFonts w:ascii="Times New Roman" w:eastAsia="Verdana" w:hAnsi="Times New Roman" w:cs="Times New Roman"/>
          <w:sz w:val="24"/>
          <w:szCs w:val="24"/>
        </w:rPr>
        <w:t xml:space="preserve"> need to be exemplary in terms of insight </w:t>
      </w:r>
      <w:r w:rsidRPr="00A525F6">
        <w:rPr>
          <w:rFonts w:ascii="Times New Roman" w:eastAsia="Verdana" w:hAnsi="Times New Roman" w:cs="Times New Roman"/>
          <w:i/>
          <w:iCs/>
          <w:sz w:val="24"/>
          <w:szCs w:val="24"/>
        </w:rPr>
        <w:t>and application</w:t>
      </w:r>
      <w:r w:rsidRPr="00A525F6">
        <w:rPr>
          <w:rFonts w:ascii="Times New Roman" w:eastAsia="Verdana" w:hAnsi="Times New Roman" w:cs="Times New Roman"/>
          <w:sz w:val="24"/>
          <w:szCs w:val="24"/>
        </w:rPr>
        <w:t xml:space="preserve">.  Application of the ideas to your career, personal life, or organization is particularly important. Do not just </w:t>
      </w:r>
      <w:r>
        <w:rPr>
          <w:rFonts w:ascii="Times New Roman" w:eastAsia="Verdana" w:hAnsi="Times New Roman" w:cs="Times New Roman"/>
          <w:sz w:val="24"/>
          <w:szCs w:val="24"/>
        </w:rPr>
        <w:t>include</w:t>
      </w:r>
      <w:r w:rsidRPr="00A525F6">
        <w:rPr>
          <w:rFonts w:ascii="Times New Roman" w:eastAsia="Verdana" w:hAnsi="Times New Roman" w:cs="Times New Roman"/>
          <w:sz w:val="24"/>
          <w:szCs w:val="24"/>
        </w:rPr>
        <w:t xml:space="preserve"> a summary of the readings. Entries should capture your perspective on the </w:t>
      </w:r>
      <w:r>
        <w:rPr>
          <w:rFonts w:ascii="Times New Roman" w:eastAsia="Verdana" w:hAnsi="Times New Roman" w:cs="Times New Roman"/>
          <w:sz w:val="24"/>
          <w:szCs w:val="24"/>
        </w:rPr>
        <w:t>material</w:t>
      </w:r>
      <w:r w:rsidRPr="00A525F6">
        <w:rPr>
          <w:rFonts w:ascii="Times New Roman" w:eastAsia="Verdana" w:hAnsi="Times New Roman" w:cs="Times New Roman"/>
          <w:sz w:val="24"/>
          <w:szCs w:val="24"/>
        </w:rPr>
        <w:t xml:space="preserve"> and any insights you have.</w:t>
      </w:r>
    </w:p>
    <w:p w14:paraId="1871E820" w14:textId="77777777" w:rsidR="007E352F" w:rsidRDefault="007E352F" w:rsidP="006E4EB3">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left="520" w:right="-36" w:hanging="520"/>
        <w:jc w:val="both"/>
        <w:outlineLvl w:val="0"/>
        <w:rPr>
          <w:b/>
          <w:bCs/>
        </w:rPr>
      </w:pPr>
    </w:p>
    <w:p w14:paraId="47F9F878" w14:textId="318442A3" w:rsidR="009047F4" w:rsidRPr="00885C0E" w:rsidRDefault="009047F4" w:rsidP="00285A65">
      <w:pPr>
        <w:pStyle w:val="BodyTextIndent3"/>
        <w:ind w:right="-36" w:firstLine="0"/>
        <w:rPr>
          <w:b/>
          <w:bCs/>
        </w:rPr>
      </w:pPr>
      <w:r w:rsidRPr="00885C0E">
        <w:rPr>
          <w:b/>
          <w:bCs/>
        </w:rPr>
        <w:t xml:space="preserve">Exam </w:t>
      </w:r>
      <w:r w:rsidR="00122E99">
        <w:rPr>
          <w:b/>
          <w:bCs/>
        </w:rPr>
        <w:t>(</w:t>
      </w:r>
      <w:r w:rsidR="003B1709">
        <w:rPr>
          <w:b/>
          <w:bCs/>
        </w:rPr>
        <w:t>4</w:t>
      </w:r>
      <w:r w:rsidR="00D2725F">
        <w:rPr>
          <w:b/>
          <w:bCs/>
        </w:rPr>
        <w:t>25</w:t>
      </w:r>
      <w:r w:rsidRPr="00885C0E">
        <w:rPr>
          <w:b/>
          <w:bCs/>
        </w:rPr>
        <w:t xml:space="preserve"> points</w:t>
      </w:r>
      <w:r w:rsidR="00122E99">
        <w:rPr>
          <w:b/>
          <w:bCs/>
        </w:rPr>
        <w:t>)</w:t>
      </w:r>
      <w:r w:rsidR="003B1709">
        <w:rPr>
          <w:b/>
          <w:bCs/>
        </w:rPr>
        <w:t>:</w:t>
      </w:r>
    </w:p>
    <w:p w14:paraId="36C307BF" w14:textId="0BC008B3" w:rsidR="00FA25E4" w:rsidRDefault="009047F4" w:rsidP="008F7604">
      <w:pPr>
        <w:pStyle w:val="NormalWeb"/>
        <w:shd w:val="clear" w:color="auto" w:fill="FFFFFF"/>
        <w:spacing w:before="180" w:beforeAutospacing="0" w:after="180" w:afterAutospacing="0"/>
        <w:rPr>
          <w:iCs/>
        </w:rPr>
      </w:pPr>
      <w:r w:rsidRPr="003E5029">
        <w:t>The</w:t>
      </w:r>
      <w:r w:rsidR="003215DF" w:rsidRPr="003E5029">
        <w:t xml:space="preserve"> </w:t>
      </w:r>
      <w:r w:rsidRPr="003E5029">
        <w:t xml:space="preserve">exam will consist of </w:t>
      </w:r>
      <w:r w:rsidR="00E8293B" w:rsidRPr="003E5029">
        <w:t xml:space="preserve">multiple choice, </w:t>
      </w:r>
      <w:r w:rsidRPr="003E5029">
        <w:t xml:space="preserve">short answer and/or longer essay questions.  </w:t>
      </w:r>
      <w:r w:rsidR="00BB67CC" w:rsidRPr="003E5029">
        <w:t>The exact format will be decided at a later point</w:t>
      </w:r>
      <w:r w:rsidRPr="003E5029">
        <w:t xml:space="preserve">, but </w:t>
      </w:r>
      <w:r w:rsidR="00442E91">
        <w:t xml:space="preserve">it will be administered outside of </w:t>
      </w:r>
      <w:r w:rsidR="00472715">
        <w:t>class,</w:t>
      </w:r>
      <w:r w:rsidR="00442E91">
        <w:t xml:space="preserve"> and </w:t>
      </w:r>
      <w:r w:rsidRPr="003E5029">
        <w:t xml:space="preserve">you will have a limited </w:t>
      </w:r>
      <w:r w:rsidR="0004330F" w:rsidRPr="003E5029">
        <w:t>time</w:t>
      </w:r>
      <w:r w:rsidRPr="003E5029">
        <w:t xml:space="preserve"> to complete it.  I will provide more detail as the time nears</w:t>
      </w:r>
      <w:r w:rsidR="00764072" w:rsidRPr="003E5029">
        <w:t>.</w:t>
      </w:r>
      <w:r w:rsidR="00442E91">
        <w:t xml:space="preserve">  The tentative window in which you may complete the exam is 10/8 through 10/10.</w:t>
      </w:r>
    </w:p>
    <w:p w14:paraId="6F11F5FE" w14:textId="5780295E" w:rsidR="00B17485" w:rsidRPr="0004330F" w:rsidRDefault="007C5CE5" w:rsidP="00B17485">
      <w:pPr>
        <w:pStyle w:val="BodyTextIndent3"/>
        <w:ind w:right="-36" w:firstLine="0"/>
        <w:outlineLvl w:val="0"/>
        <w:rPr>
          <w:b/>
        </w:rPr>
      </w:pPr>
      <w:r w:rsidRPr="0004330F">
        <w:rPr>
          <w:b/>
        </w:rPr>
        <w:t xml:space="preserve">Company and </w:t>
      </w:r>
      <w:r w:rsidR="00285A65" w:rsidRPr="0004330F">
        <w:rPr>
          <w:b/>
        </w:rPr>
        <w:t xml:space="preserve">Sector Team </w:t>
      </w:r>
      <w:r w:rsidR="00F73D61" w:rsidRPr="0004330F">
        <w:rPr>
          <w:b/>
        </w:rPr>
        <w:t>Report</w:t>
      </w:r>
      <w:r w:rsidR="003B1709">
        <w:rPr>
          <w:b/>
        </w:rPr>
        <w:t xml:space="preserve"> (3</w:t>
      </w:r>
      <w:r w:rsidR="00D2725F">
        <w:rPr>
          <w:b/>
        </w:rPr>
        <w:t>50</w:t>
      </w:r>
      <w:r w:rsidR="003B1709">
        <w:rPr>
          <w:b/>
        </w:rPr>
        <w:t xml:space="preserve"> points)</w:t>
      </w:r>
      <w:r w:rsidR="00D2725F">
        <w:rPr>
          <w:b/>
        </w:rPr>
        <w:t>:</w:t>
      </w:r>
    </w:p>
    <w:p w14:paraId="08FA0591" w14:textId="7AB44D03" w:rsidR="00285A65" w:rsidRDefault="00285A65" w:rsidP="00B17485">
      <w:pPr>
        <w:pStyle w:val="BodyTextIndent3"/>
        <w:ind w:right="-36" w:firstLine="0"/>
        <w:outlineLvl w:val="0"/>
        <w:rPr>
          <w:b/>
          <w:sz w:val="22"/>
        </w:rPr>
      </w:pPr>
    </w:p>
    <w:p w14:paraId="2D5BCD78" w14:textId="348A0504" w:rsidR="0029763A" w:rsidRDefault="00F73D61" w:rsidP="00F73D61">
      <w:pPr>
        <w:pStyle w:val="NormalWeb"/>
        <w:spacing w:before="0" w:beforeAutospacing="0" w:after="0" w:afterAutospacing="0"/>
        <w:rPr>
          <w:iCs/>
        </w:rPr>
      </w:pPr>
      <w:r w:rsidRPr="00F73D61">
        <w:rPr>
          <w:iCs/>
        </w:rPr>
        <w:t>Students will have the opportunity to form teams and explore a</w:t>
      </w:r>
      <w:r w:rsidR="0029763A">
        <w:rPr>
          <w:iCs/>
        </w:rPr>
        <w:t xml:space="preserve"> specific company in an</w:t>
      </w:r>
      <w:r w:rsidRPr="00F73D61">
        <w:rPr>
          <w:iCs/>
        </w:rPr>
        <w:t xml:space="preserve"> industry sector or subsector that is helping move the economy to greater social or environmental sustainability.  </w:t>
      </w:r>
      <w:r>
        <w:rPr>
          <w:iCs/>
        </w:rPr>
        <w:t>The result of your teamwork will be a written report.  The goal of the report is to enhance your</w:t>
      </w:r>
      <w:r w:rsidR="0029763A">
        <w:rPr>
          <w:iCs/>
        </w:rPr>
        <w:t xml:space="preserve"> </w:t>
      </w:r>
      <w:r>
        <w:rPr>
          <w:iCs/>
        </w:rPr>
        <w:t xml:space="preserve">knowledge of the </w:t>
      </w:r>
      <w:proofErr w:type="gramStart"/>
      <w:r>
        <w:rPr>
          <w:iCs/>
        </w:rPr>
        <w:t>particular sector</w:t>
      </w:r>
      <w:proofErr w:type="gramEnd"/>
      <w:r>
        <w:rPr>
          <w:iCs/>
        </w:rPr>
        <w:t xml:space="preserve">, as well as help understand the practices firms utilize in achieving their impact goals.  </w:t>
      </w:r>
      <w:r w:rsidR="00771322">
        <w:rPr>
          <w:iCs/>
        </w:rPr>
        <w:t xml:space="preserve">This is a significant </w:t>
      </w:r>
      <w:r w:rsidR="00C556F5">
        <w:rPr>
          <w:iCs/>
        </w:rPr>
        <w:t>project,</w:t>
      </w:r>
      <w:r w:rsidR="00771322">
        <w:rPr>
          <w:iCs/>
        </w:rPr>
        <w:t xml:space="preserve"> and I expect the teams to become well-versed experts in the company and sector.  </w:t>
      </w:r>
      <w:r w:rsidR="00A9098F">
        <w:rPr>
          <w:iCs/>
        </w:rPr>
        <w:t xml:space="preserve">While I </w:t>
      </w:r>
      <w:r w:rsidR="00753AB6">
        <w:rPr>
          <w:iCs/>
        </w:rPr>
        <w:t xml:space="preserve">am </w:t>
      </w:r>
      <w:r w:rsidR="00A9098F">
        <w:rPr>
          <w:iCs/>
        </w:rPr>
        <w:t>flexible on the sector</w:t>
      </w:r>
      <w:r w:rsidR="00080AC3">
        <w:rPr>
          <w:iCs/>
        </w:rPr>
        <w:t>/company</w:t>
      </w:r>
      <w:r w:rsidR="00A9098F">
        <w:rPr>
          <w:iCs/>
        </w:rPr>
        <w:t xml:space="preserve"> you choose, I recommend </w:t>
      </w:r>
      <w:r w:rsidR="00080AC3">
        <w:rPr>
          <w:iCs/>
        </w:rPr>
        <w:t xml:space="preserve">you choose from </w:t>
      </w:r>
      <w:r w:rsidR="00B94FAD">
        <w:rPr>
          <w:iCs/>
        </w:rPr>
        <w:t xml:space="preserve">one of </w:t>
      </w:r>
      <w:r w:rsidR="00080AC3">
        <w:rPr>
          <w:iCs/>
        </w:rPr>
        <w:t>t</w:t>
      </w:r>
      <w:r w:rsidR="00A9098F">
        <w:rPr>
          <w:iCs/>
        </w:rPr>
        <w:t>he following</w:t>
      </w:r>
      <w:r w:rsidR="00B94FAD">
        <w:rPr>
          <w:iCs/>
        </w:rPr>
        <w:t xml:space="preserve"> sectors</w:t>
      </w:r>
      <w:r w:rsidR="00A9098F">
        <w:rPr>
          <w:iCs/>
        </w:rPr>
        <w:t>:</w:t>
      </w:r>
    </w:p>
    <w:p w14:paraId="5678CB8B" w14:textId="3B1B01F4" w:rsidR="00A9098F" w:rsidRPr="003E5029" w:rsidRDefault="00A9098F" w:rsidP="003E5029">
      <w:pPr>
        <w:pStyle w:val="NormalWeb"/>
        <w:spacing w:before="0" w:beforeAutospacing="0" w:after="0" w:afterAutospacing="0"/>
        <w:ind w:firstLine="720"/>
        <w:rPr>
          <w:i/>
        </w:rPr>
      </w:pPr>
      <w:r w:rsidRPr="003E5029">
        <w:rPr>
          <w:i/>
        </w:rPr>
        <w:t xml:space="preserve">Renewable and Sustainable Energy: i.e. solar, wind, biomass, energy </w:t>
      </w:r>
      <w:r w:rsidR="00080AC3" w:rsidRPr="003E5029">
        <w:rPr>
          <w:i/>
        </w:rPr>
        <w:t>efficiency</w:t>
      </w:r>
      <w:r w:rsidR="00ED2776">
        <w:rPr>
          <w:i/>
        </w:rPr>
        <w:t>, nuclear</w:t>
      </w:r>
    </w:p>
    <w:p w14:paraId="3FDBC3F5" w14:textId="179DEBB8" w:rsidR="00A9098F" w:rsidRPr="003E5029" w:rsidRDefault="00A9098F" w:rsidP="00F73D61">
      <w:pPr>
        <w:pStyle w:val="NormalWeb"/>
        <w:spacing w:before="0" w:beforeAutospacing="0" w:after="0" w:afterAutospacing="0"/>
        <w:rPr>
          <w:i/>
        </w:rPr>
      </w:pPr>
      <w:r w:rsidRPr="003E5029">
        <w:rPr>
          <w:i/>
        </w:rPr>
        <w:tab/>
        <w:t xml:space="preserve">Sustainable Transportation: </w:t>
      </w:r>
      <w:r w:rsidR="00080AC3" w:rsidRPr="003E5029">
        <w:rPr>
          <w:i/>
        </w:rPr>
        <w:t>i.e. e</w:t>
      </w:r>
      <w:r w:rsidRPr="003E5029">
        <w:rPr>
          <w:i/>
        </w:rPr>
        <w:t>lectric vehicles, public</w:t>
      </w:r>
      <w:r w:rsidR="00080AC3">
        <w:rPr>
          <w:i/>
        </w:rPr>
        <w:t>/alternative</w:t>
      </w:r>
      <w:r w:rsidRPr="003E5029">
        <w:rPr>
          <w:i/>
        </w:rPr>
        <w:t xml:space="preserve"> transportation</w:t>
      </w:r>
    </w:p>
    <w:p w14:paraId="12313ECB" w14:textId="48FD3D35" w:rsidR="00080AC3" w:rsidRPr="003E5029" w:rsidRDefault="00080AC3" w:rsidP="00F73D61">
      <w:pPr>
        <w:pStyle w:val="NormalWeb"/>
        <w:spacing w:before="0" w:beforeAutospacing="0" w:after="0" w:afterAutospacing="0"/>
        <w:rPr>
          <w:i/>
        </w:rPr>
      </w:pPr>
      <w:r w:rsidRPr="003E5029">
        <w:rPr>
          <w:i/>
        </w:rPr>
        <w:tab/>
        <w:t>Energy Storage: i.e. batteries, pumped hydro, gravity storage</w:t>
      </w:r>
    </w:p>
    <w:p w14:paraId="4BF3D13F" w14:textId="2C3AA581" w:rsidR="00080AC3" w:rsidRDefault="00080AC3" w:rsidP="006F3E32">
      <w:pPr>
        <w:pStyle w:val="NormalWeb"/>
        <w:spacing w:before="0" w:beforeAutospacing="0" w:after="0" w:afterAutospacing="0"/>
        <w:ind w:firstLine="720"/>
        <w:rPr>
          <w:iCs/>
        </w:rPr>
      </w:pPr>
      <w:r w:rsidRPr="00074A46">
        <w:rPr>
          <w:i/>
          <w:iCs/>
          <w:szCs w:val="28"/>
        </w:rPr>
        <w:t>Sustainable Fashion</w:t>
      </w:r>
      <w:r w:rsidR="006F3E32">
        <w:rPr>
          <w:i/>
          <w:iCs/>
          <w:szCs w:val="28"/>
        </w:rPr>
        <w:t xml:space="preserve"> and </w:t>
      </w:r>
      <w:r w:rsidRPr="00074A46">
        <w:rPr>
          <w:i/>
          <w:iCs/>
          <w:szCs w:val="28"/>
        </w:rPr>
        <w:t>Outdoor Products</w:t>
      </w:r>
    </w:p>
    <w:p w14:paraId="4BAB6905" w14:textId="3E39A878" w:rsidR="00080AC3" w:rsidRDefault="00080AC3" w:rsidP="00080AC3">
      <w:pPr>
        <w:pStyle w:val="NormalWeb"/>
        <w:spacing w:before="0" w:beforeAutospacing="0" w:after="0" w:afterAutospacing="0"/>
        <w:ind w:firstLine="720"/>
        <w:outlineLvl w:val="0"/>
        <w:rPr>
          <w:i/>
          <w:iCs/>
        </w:rPr>
      </w:pPr>
      <w:r w:rsidRPr="000B079F">
        <w:rPr>
          <w:i/>
          <w:iCs/>
        </w:rPr>
        <w:t xml:space="preserve">Organic Foods </w:t>
      </w:r>
      <w:r>
        <w:rPr>
          <w:i/>
          <w:iCs/>
        </w:rPr>
        <w:t>or</w:t>
      </w:r>
      <w:r w:rsidRPr="000B079F">
        <w:rPr>
          <w:i/>
          <w:iCs/>
        </w:rPr>
        <w:t xml:space="preserve"> Regenerative Agriculture</w:t>
      </w:r>
    </w:p>
    <w:p w14:paraId="13C003F4" w14:textId="47EEE1BA" w:rsidR="00080AC3" w:rsidRDefault="00080AC3" w:rsidP="00080AC3">
      <w:pPr>
        <w:pStyle w:val="NormalWeb"/>
        <w:spacing w:before="0" w:beforeAutospacing="0" w:after="0" w:afterAutospacing="0"/>
        <w:ind w:firstLine="720"/>
        <w:outlineLvl w:val="0"/>
        <w:rPr>
          <w:i/>
          <w:iCs/>
        </w:rPr>
      </w:pPr>
      <w:r>
        <w:rPr>
          <w:i/>
          <w:iCs/>
        </w:rPr>
        <w:t>Green Building</w:t>
      </w:r>
    </w:p>
    <w:p w14:paraId="18EA6CC7" w14:textId="07BB5E96" w:rsidR="00080AC3" w:rsidRDefault="00080AC3" w:rsidP="00080AC3">
      <w:pPr>
        <w:pStyle w:val="NormalWeb"/>
        <w:spacing w:before="0" w:beforeAutospacing="0" w:after="0" w:afterAutospacing="0"/>
        <w:ind w:firstLine="720"/>
        <w:outlineLvl w:val="0"/>
        <w:rPr>
          <w:i/>
          <w:iCs/>
        </w:rPr>
      </w:pPr>
      <w:r>
        <w:rPr>
          <w:i/>
          <w:iCs/>
        </w:rPr>
        <w:t>Recycling or Remanufacturing</w:t>
      </w:r>
    </w:p>
    <w:p w14:paraId="57B23F73" w14:textId="6A25EABE" w:rsidR="00080AC3" w:rsidRDefault="00080AC3" w:rsidP="003E5029">
      <w:pPr>
        <w:pStyle w:val="NormalWeb"/>
        <w:spacing w:before="0" w:beforeAutospacing="0" w:after="0" w:afterAutospacing="0"/>
        <w:ind w:firstLine="720"/>
        <w:outlineLvl w:val="0"/>
        <w:rPr>
          <w:i/>
          <w:iCs/>
        </w:rPr>
      </w:pPr>
      <w:r w:rsidRPr="000B079F">
        <w:rPr>
          <w:i/>
          <w:iCs/>
        </w:rPr>
        <w:t>Social Entrepreneurship</w:t>
      </w:r>
    </w:p>
    <w:p w14:paraId="379FC82C" w14:textId="77777777" w:rsidR="00D2725F" w:rsidRDefault="00D2725F" w:rsidP="003123E4">
      <w:pPr>
        <w:pStyle w:val="NormalWeb"/>
        <w:spacing w:before="0" w:beforeAutospacing="0" w:after="0" w:afterAutospacing="0"/>
        <w:rPr>
          <w:iCs/>
          <w:u w:val="single"/>
        </w:rPr>
      </w:pPr>
    </w:p>
    <w:p w14:paraId="3C4EA278" w14:textId="4D5D5340" w:rsidR="003123E4" w:rsidRDefault="0029763A" w:rsidP="003123E4">
      <w:pPr>
        <w:pStyle w:val="NormalWeb"/>
        <w:spacing w:before="0" w:beforeAutospacing="0" w:after="0" w:afterAutospacing="0"/>
        <w:rPr>
          <w:iCs/>
        </w:rPr>
      </w:pPr>
      <w:r w:rsidRPr="00C40160">
        <w:rPr>
          <w:iCs/>
          <w:u w:val="single"/>
        </w:rPr>
        <w:t xml:space="preserve">Choosing </w:t>
      </w:r>
      <w:r w:rsidR="007C5CE5">
        <w:rPr>
          <w:iCs/>
          <w:u w:val="single"/>
        </w:rPr>
        <w:t>T</w:t>
      </w:r>
      <w:r w:rsidR="00771322" w:rsidRPr="00C40160">
        <w:rPr>
          <w:iCs/>
          <w:u w:val="single"/>
        </w:rPr>
        <w:t xml:space="preserve">eams and </w:t>
      </w:r>
      <w:r w:rsidR="007C5CE5">
        <w:rPr>
          <w:iCs/>
          <w:u w:val="single"/>
        </w:rPr>
        <w:t>C</w:t>
      </w:r>
      <w:r w:rsidR="00771322" w:rsidRPr="00C40160">
        <w:rPr>
          <w:iCs/>
          <w:u w:val="single"/>
        </w:rPr>
        <w:t>ompanies.</w:t>
      </w:r>
      <w:r w:rsidR="00771322">
        <w:rPr>
          <w:iCs/>
        </w:rPr>
        <w:t xml:space="preserve">  We will form teams </w:t>
      </w:r>
      <w:r w:rsidR="00B94FAD">
        <w:rPr>
          <w:iCs/>
        </w:rPr>
        <w:t xml:space="preserve">of 4 or 5 students </w:t>
      </w:r>
      <w:r w:rsidR="00771322">
        <w:rPr>
          <w:iCs/>
        </w:rPr>
        <w:t>early in the semester</w:t>
      </w:r>
      <w:r w:rsidR="003123E4">
        <w:rPr>
          <w:iCs/>
        </w:rPr>
        <w:t>.  For online students, your instructional coordinator will form teams based on a survey of your skills and sector interests</w:t>
      </w:r>
      <w:r w:rsidR="00D2725F">
        <w:rPr>
          <w:iCs/>
        </w:rPr>
        <w:t xml:space="preserve"> (t</w:t>
      </w:r>
      <w:r w:rsidR="003123E4">
        <w:rPr>
          <w:iCs/>
        </w:rPr>
        <w:t xml:space="preserve">he </w:t>
      </w:r>
      <w:r w:rsidR="00282D74" w:rsidRPr="0068549E">
        <w:rPr>
          <w:i/>
        </w:rPr>
        <w:t xml:space="preserve">project </w:t>
      </w:r>
      <w:r w:rsidR="003123E4" w:rsidRPr="0068549E">
        <w:rPr>
          <w:i/>
        </w:rPr>
        <w:t xml:space="preserve">skill and interest </w:t>
      </w:r>
      <w:r w:rsidR="006140AA" w:rsidRPr="0068549E">
        <w:rPr>
          <w:i/>
        </w:rPr>
        <w:t xml:space="preserve">form </w:t>
      </w:r>
      <w:r w:rsidR="003123E4">
        <w:rPr>
          <w:iCs/>
        </w:rPr>
        <w:t>is due on</w:t>
      </w:r>
      <w:r w:rsidR="00930D87">
        <w:rPr>
          <w:iCs/>
        </w:rPr>
        <w:t xml:space="preserve"> 8/31</w:t>
      </w:r>
      <w:r w:rsidR="003123E4">
        <w:rPr>
          <w:iCs/>
        </w:rPr>
        <w:t xml:space="preserve"> </w:t>
      </w:r>
      <w:r w:rsidR="00930D87">
        <w:rPr>
          <w:iCs/>
        </w:rPr>
        <w:t>o</w:t>
      </w:r>
      <w:r w:rsidR="003123E4">
        <w:rPr>
          <w:iCs/>
        </w:rPr>
        <w:t>n Canvas</w:t>
      </w:r>
      <w:r w:rsidR="00D2725F">
        <w:rPr>
          <w:iCs/>
        </w:rPr>
        <w:t>)</w:t>
      </w:r>
      <w:r w:rsidR="00930D87">
        <w:rPr>
          <w:iCs/>
        </w:rPr>
        <w:t>.  Teams will be announced by 9/3.</w:t>
      </w:r>
    </w:p>
    <w:p w14:paraId="711091E6" w14:textId="77777777" w:rsidR="003123E4" w:rsidRDefault="003123E4" w:rsidP="003123E4">
      <w:pPr>
        <w:pStyle w:val="NormalWeb"/>
        <w:spacing w:before="0" w:beforeAutospacing="0" w:after="0" w:afterAutospacing="0"/>
        <w:rPr>
          <w:iCs/>
        </w:rPr>
      </w:pPr>
    </w:p>
    <w:p w14:paraId="47538256" w14:textId="3358EEF7" w:rsidR="00B94FAD" w:rsidRDefault="003123E4" w:rsidP="003123E4">
      <w:pPr>
        <w:pStyle w:val="NormalWeb"/>
        <w:spacing w:before="0" w:beforeAutospacing="0" w:after="0" w:afterAutospacing="0"/>
        <w:rPr>
          <w:iCs/>
        </w:rPr>
      </w:pPr>
      <w:r>
        <w:rPr>
          <w:iCs/>
        </w:rPr>
        <w:t xml:space="preserve">For in-class and mosaic students, I will help facilitate team </w:t>
      </w:r>
      <w:proofErr w:type="gramStart"/>
      <w:r>
        <w:rPr>
          <w:iCs/>
        </w:rPr>
        <w:t>formation</w:t>
      </w:r>
      <w:proofErr w:type="gramEnd"/>
      <w:r>
        <w:rPr>
          <w:iCs/>
        </w:rPr>
        <w:t xml:space="preserve"> </w:t>
      </w:r>
      <w:r w:rsidR="00D2725F">
        <w:rPr>
          <w:iCs/>
        </w:rPr>
        <w:t xml:space="preserve">but in-class/mosaic </w:t>
      </w:r>
      <w:r>
        <w:rPr>
          <w:iCs/>
        </w:rPr>
        <w:t>s</w:t>
      </w:r>
      <w:r w:rsidR="00B94FAD">
        <w:rPr>
          <w:iCs/>
        </w:rPr>
        <w:t>tudents must submit a list of members by 9/</w:t>
      </w:r>
      <w:r w:rsidR="00930D87">
        <w:rPr>
          <w:iCs/>
        </w:rPr>
        <w:t>2</w:t>
      </w:r>
      <w:r w:rsidR="00B94FAD">
        <w:rPr>
          <w:iCs/>
        </w:rPr>
        <w:t xml:space="preserve"> (only one member needs to submit the team list on Canvas).  Students not listed on a team by 9/</w:t>
      </w:r>
      <w:r w:rsidR="00930D87">
        <w:rPr>
          <w:iCs/>
        </w:rPr>
        <w:t>2</w:t>
      </w:r>
      <w:r w:rsidR="00B94FAD">
        <w:rPr>
          <w:iCs/>
        </w:rPr>
        <w:t xml:space="preserve"> will be assigned to a team by the instructor</w:t>
      </w:r>
      <w:r w:rsidR="00D2725F">
        <w:rPr>
          <w:iCs/>
        </w:rPr>
        <w:t xml:space="preserve">.  Also, </w:t>
      </w:r>
      <w:r w:rsidR="00B94FAD">
        <w:rPr>
          <w:iCs/>
        </w:rPr>
        <w:t xml:space="preserve">we may need to add </w:t>
      </w:r>
      <w:r w:rsidR="006140AA">
        <w:rPr>
          <w:iCs/>
        </w:rPr>
        <w:t>or move</w:t>
      </w:r>
      <w:r w:rsidR="00B94FAD">
        <w:rPr>
          <w:iCs/>
        </w:rPr>
        <w:t xml:space="preserve"> member(s) to</w:t>
      </w:r>
      <w:r w:rsidR="00D2725F">
        <w:rPr>
          <w:iCs/>
        </w:rPr>
        <w:t>/from</w:t>
      </w:r>
      <w:r w:rsidR="00B94FAD">
        <w:rPr>
          <w:iCs/>
        </w:rPr>
        <w:t xml:space="preserve"> your team to accommodate everyone and achieve the correct team size.  I suggest you form teams based on your interest in the sectors noted above.   Also, I suggest you include at least one member with quantitative skills in fields such as finance or accounting.  </w:t>
      </w:r>
    </w:p>
    <w:p w14:paraId="4593771D" w14:textId="77777777" w:rsidR="00B94FAD" w:rsidRDefault="00B94FAD" w:rsidP="00F73D61">
      <w:pPr>
        <w:pStyle w:val="NormalWeb"/>
        <w:spacing w:before="0" w:beforeAutospacing="0" w:after="0" w:afterAutospacing="0"/>
        <w:rPr>
          <w:iCs/>
        </w:rPr>
      </w:pPr>
    </w:p>
    <w:p w14:paraId="6F93E302" w14:textId="4E3BA832" w:rsidR="001C2268" w:rsidRDefault="00C40160" w:rsidP="00F73D61">
      <w:pPr>
        <w:pStyle w:val="NormalWeb"/>
        <w:spacing w:before="0" w:beforeAutospacing="0" w:after="0" w:afterAutospacing="0"/>
        <w:rPr>
          <w:i/>
        </w:rPr>
      </w:pPr>
      <w:r>
        <w:rPr>
          <w:iCs/>
        </w:rPr>
        <w:t xml:space="preserve">Once </w:t>
      </w:r>
      <w:r w:rsidR="00A9098F">
        <w:rPr>
          <w:iCs/>
        </w:rPr>
        <w:t xml:space="preserve">sectors </w:t>
      </w:r>
      <w:r w:rsidR="00080AC3">
        <w:rPr>
          <w:iCs/>
        </w:rPr>
        <w:t xml:space="preserve">are </w:t>
      </w:r>
      <w:r w:rsidR="00A9098F">
        <w:rPr>
          <w:iCs/>
        </w:rPr>
        <w:t xml:space="preserve">chosen and </w:t>
      </w:r>
      <w:r>
        <w:rPr>
          <w:iCs/>
        </w:rPr>
        <w:t>teams are formed, you</w:t>
      </w:r>
      <w:r w:rsidR="00B94FAD">
        <w:rPr>
          <w:iCs/>
        </w:rPr>
        <w:t>r team</w:t>
      </w:r>
      <w:r>
        <w:rPr>
          <w:iCs/>
        </w:rPr>
        <w:t xml:space="preserve"> will need to find a company to examine in greater depth.  Your choice of company is critical</w:t>
      </w:r>
      <w:r w:rsidR="00C950B2">
        <w:rPr>
          <w:iCs/>
        </w:rPr>
        <w:t xml:space="preserve"> to successfully</w:t>
      </w:r>
      <w:r>
        <w:rPr>
          <w:iCs/>
        </w:rPr>
        <w:t xml:space="preserve"> complet</w:t>
      </w:r>
      <w:r w:rsidR="00C950B2">
        <w:rPr>
          <w:iCs/>
        </w:rPr>
        <w:t>ing</w:t>
      </w:r>
      <w:r>
        <w:rPr>
          <w:iCs/>
        </w:rPr>
        <w:t xml:space="preserve"> the assignment.  First, you should look for a company that is more proactively pursuing positive impact than other competitors in the industry.  Second, you </w:t>
      </w:r>
      <w:proofErr w:type="gramStart"/>
      <w:r>
        <w:rPr>
          <w:iCs/>
        </w:rPr>
        <w:t>have to</w:t>
      </w:r>
      <w:proofErr w:type="gramEnd"/>
      <w:r>
        <w:rPr>
          <w:iCs/>
        </w:rPr>
        <w:t xml:space="preserve"> make sure that you can obtain sufficient information to profile their business and sustainability strategies.  The best choice is typically a public company as much more data is available.  </w:t>
      </w:r>
      <w:r w:rsidR="00C950B2">
        <w:rPr>
          <w:iCs/>
        </w:rPr>
        <w:t>Y</w:t>
      </w:r>
      <w:r>
        <w:rPr>
          <w:iCs/>
        </w:rPr>
        <w:t xml:space="preserve">ou should </w:t>
      </w:r>
      <w:r w:rsidR="00C950B2">
        <w:rPr>
          <w:iCs/>
        </w:rPr>
        <w:t xml:space="preserve">also </w:t>
      </w:r>
      <w:r>
        <w:rPr>
          <w:iCs/>
        </w:rPr>
        <w:t xml:space="preserve">find a company that releases an annual sustainability or CSR report from which you can find detailed information.  Companies that are not public are </w:t>
      </w:r>
      <w:r w:rsidR="007C5CE5">
        <w:rPr>
          <w:iCs/>
        </w:rPr>
        <w:t>discouraged</w:t>
      </w:r>
      <w:r w:rsidR="00C950B2">
        <w:rPr>
          <w:iCs/>
        </w:rPr>
        <w:t>,</w:t>
      </w:r>
      <w:r w:rsidR="007C5CE5">
        <w:rPr>
          <w:iCs/>
        </w:rPr>
        <w:t xml:space="preserve"> but </w:t>
      </w:r>
      <w:r>
        <w:rPr>
          <w:iCs/>
        </w:rPr>
        <w:t>acceptable if you can find sufficient information</w:t>
      </w:r>
      <w:r w:rsidR="00824A50">
        <w:rPr>
          <w:iCs/>
        </w:rPr>
        <w:t xml:space="preserve"> or if you are more interested in entrepreneurial firms</w:t>
      </w:r>
      <w:r w:rsidR="007C5CE5">
        <w:rPr>
          <w:iCs/>
        </w:rPr>
        <w:t>.</w:t>
      </w:r>
      <w:r>
        <w:rPr>
          <w:iCs/>
        </w:rPr>
        <w:t xml:space="preserve">  </w:t>
      </w:r>
      <w:r w:rsidR="00E72B32">
        <w:rPr>
          <w:iCs/>
        </w:rPr>
        <w:t>On the other hand</w:t>
      </w:r>
      <w:r>
        <w:rPr>
          <w:iCs/>
        </w:rPr>
        <w:t xml:space="preserve">, </w:t>
      </w:r>
      <w:r w:rsidR="00A83254">
        <w:rPr>
          <w:iCs/>
        </w:rPr>
        <w:t xml:space="preserve">large </w:t>
      </w:r>
      <w:r>
        <w:rPr>
          <w:iCs/>
        </w:rPr>
        <w:t xml:space="preserve">public companies with many business units can be </w:t>
      </w:r>
      <w:r w:rsidR="00E72B32">
        <w:rPr>
          <w:iCs/>
        </w:rPr>
        <w:t>challenging since they operate across multiple industries and information on individual business units is often buried</w:t>
      </w:r>
      <w:r>
        <w:rPr>
          <w:iCs/>
        </w:rPr>
        <w:t xml:space="preserve">.  </w:t>
      </w:r>
      <w:r w:rsidR="00233E21" w:rsidRPr="003E5029">
        <w:rPr>
          <w:i/>
        </w:rPr>
        <w:t>I</w:t>
      </w:r>
      <w:r w:rsidR="00777A84" w:rsidRPr="003E5029">
        <w:rPr>
          <w:i/>
        </w:rPr>
        <w:t>f you want to complete a report in the social entrepreneurship you must focus on a company that is part of a broader sector/industry t</w:t>
      </w:r>
      <w:r w:rsidR="001C2268" w:rsidRPr="003E5029">
        <w:rPr>
          <w:i/>
        </w:rPr>
        <w:t>hat can be analyzed ac</w:t>
      </w:r>
      <w:r w:rsidR="00777A84" w:rsidRPr="003E5029">
        <w:rPr>
          <w:i/>
        </w:rPr>
        <w:t>c</w:t>
      </w:r>
      <w:r w:rsidR="001C2268" w:rsidRPr="003E5029">
        <w:rPr>
          <w:i/>
        </w:rPr>
        <w:t>ording to the criteria of this project description</w:t>
      </w:r>
      <w:r w:rsidR="00777A84" w:rsidRPr="003E5029">
        <w:rPr>
          <w:i/>
        </w:rPr>
        <w:t>.</w:t>
      </w:r>
      <w:r w:rsidR="00233E21" w:rsidRPr="00233E21">
        <w:rPr>
          <w:i/>
        </w:rPr>
        <w:t xml:space="preserve">  </w:t>
      </w:r>
    </w:p>
    <w:p w14:paraId="121097B7" w14:textId="2198F9E9" w:rsidR="00233E21" w:rsidRDefault="00233E21" w:rsidP="00F73D61">
      <w:pPr>
        <w:pStyle w:val="NormalWeb"/>
        <w:spacing w:before="0" w:beforeAutospacing="0" w:after="0" w:afterAutospacing="0"/>
        <w:rPr>
          <w:i/>
        </w:rPr>
      </w:pPr>
    </w:p>
    <w:p w14:paraId="04B81C7E" w14:textId="465B398A" w:rsidR="00233E21" w:rsidRDefault="00CB4C05" w:rsidP="00F73D61">
      <w:pPr>
        <w:pStyle w:val="NormalWeb"/>
        <w:spacing w:before="0" w:beforeAutospacing="0" w:after="0" w:afterAutospacing="0"/>
        <w:rPr>
          <w:iCs/>
        </w:rPr>
      </w:pPr>
      <w:r>
        <w:rPr>
          <w:iCs/>
          <w:u w:val="single"/>
        </w:rPr>
        <w:t>Company Proposals and Team Charter.</w:t>
      </w:r>
      <w:r>
        <w:rPr>
          <w:iCs/>
        </w:rPr>
        <w:t xml:space="preserve">  Your team charter and proposals on your company are due on </w:t>
      </w:r>
      <w:r w:rsidRPr="00CB6DE8">
        <w:rPr>
          <w:iCs/>
        </w:rPr>
        <w:t>9/</w:t>
      </w:r>
      <w:r w:rsidR="00CB6DE8" w:rsidRPr="008F7604">
        <w:rPr>
          <w:iCs/>
        </w:rPr>
        <w:t>8</w:t>
      </w:r>
      <w:r w:rsidRPr="00CB6DE8">
        <w:rPr>
          <w:iCs/>
        </w:rPr>
        <w:t>.</w:t>
      </w:r>
      <w:r>
        <w:rPr>
          <w:iCs/>
        </w:rPr>
        <w:t xml:space="preserve">  </w:t>
      </w:r>
      <w:r w:rsidR="00272592">
        <w:rPr>
          <w:iCs/>
        </w:rPr>
        <w:t>Your proposal should be no more than one page</w:t>
      </w:r>
      <w:r w:rsidR="00AA236C">
        <w:rPr>
          <w:iCs/>
        </w:rPr>
        <w:t xml:space="preserve">, and include a description of the company, a description of the sector in which they compete, and a brief overview of why you think the company deserves mention as an impact enterprise.  You should also reflect on why you believe you can find sufficient information on the company in your research.  Keep in mind that it is important that you narrow the sector sufficiently to be able to complete the project.  For example, the renewable energy industry is quite broad and includes many sub-sectors.  </w:t>
      </w:r>
      <w:r w:rsidR="00977336">
        <w:rPr>
          <w:iCs/>
        </w:rPr>
        <w:t>For example, i</w:t>
      </w:r>
      <w:r w:rsidR="00AA236C">
        <w:rPr>
          <w:iCs/>
        </w:rPr>
        <w:t xml:space="preserve">f you are studying a solar panel manufacturer, the sector is solar panel manufacturing, which is where you would </w:t>
      </w:r>
      <w:r w:rsidR="00B76C05">
        <w:rPr>
          <w:iCs/>
        </w:rPr>
        <w:t xml:space="preserve">focus your research.  While I would expect some broad information on renewable energy and solar energy more specifically, your primary focus (i.e. analysis of competitors) should focus on solar panel manufacturing.  The point is that you may need to narrow </w:t>
      </w:r>
      <w:r w:rsidR="00080AC3">
        <w:rPr>
          <w:iCs/>
        </w:rPr>
        <w:t xml:space="preserve">the definition/scope of </w:t>
      </w:r>
      <w:r w:rsidR="00B76C05">
        <w:rPr>
          <w:iCs/>
        </w:rPr>
        <w:t xml:space="preserve">your </w:t>
      </w:r>
      <w:r w:rsidR="00B76C05" w:rsidRPr="003E5029">
        <w:rPr>
          <w:iCs/>
        </w:rPr>
        <w:t>sector</w:t>
      </w:r>
      <w:r w:rsidR="00080AC3" w:rsidRPr="003E5029">
        <w:rPr>
          <w:iCs/>
        </w:rPr>
        <w:t xml:space="preserve">. </w:t>
      </w:r>
      <w:r w:rsidR="00AA236C" w:rsidRPr="00080AC3">
        <w:rPr>
          <w:iCs/>
        </w:rPr>
        <w:t>The</w:t>
      </w:r>
      <w:r w:rsidR="00AA236C">
        <w:rPr>
          <w:iCs/>
        </w:rPr>
        <w:t xml:space="preserve"> proposal is ungraded, but </w:t>
      </w:r>
      <w:r w:rsidR="000C1E5B">
        <w:rPr>
          <w:iCs/>
        </w:rPr>
        <w:t>we</w:t>
      </w:r>
      <w:r w:rsidR="00AA236C">
        <w:rPr>
          <w:iCs/>
        </w:rPr>
        <w:t xml:space="preserve"> will approve/disapprove your choice and provide comments.  </w:t>
      </w:r>
    </w:p>
    <w:p w14:paraId="634391E2" w14:textId="77777777" w:rsidR="00FA25E4" w:rsidRDefault="00FA25E4" w:rsidP="00F73D61">
      <w:pPr>
        <w:pStyle w:val="NormalWeb"/>
        <w:spacing w:before="0" w:beforeAutospacing="0" w:after="0" w:afterAutospacing="0"/>
        <w:rPr>
          <w:iCs/>
        </w:rPr>
      </w:pPr>
    </w:p>
    <w:p w14:paraId="7297A904" w14:textId="0B840C23" w:rsidR="00FA25E4" w:rsidRDefault="00FA25E4" w:rsidP="00FA25E4">
      <w:pPr>
        <w:pStyle w:val="NormalWeb"/>
        <w:spacing w:before="0" w:beforeAutospacing="0" w:after="0" w:afterAutospacing="0"/>
        <w:rPr>
          <w:iCs/>
        </w:rPr>
      </w:pPr>
      <w:r>
        <w:rPr>
          <w:iCs/>
        </w:rPr>
        <w:t xml:space="preserve">The template for the team charter is available on Canvas under the assignment.  This charter is meant to help the team understand how they will complete the project and accommodate issues in the team.  </w:t>
      </w:r>
      <w:r w:rsidRPr="009047F4">
        <w:rPr>
          <w:iCs/>
        </w:rPr>
        <w:t xml:space="preserve">Teams are expected to </w:t>
      </w:r>
      <w:proofErr w:type="gramStart"/>
      <w:r w:rsidRPr="009047F4">
        <w:rPr>
          <w:iCs/>
        </w:rPr>
        <w:t>meet together</w:t>
      </w:r>
      <w:proofErr w:type="gramEnd"/>
      <w:r w:rsidRPr="009047F4">
        <w:rPr>
          <w:iCs/>
        </w:rPr>
        <w:t xml:space="preserve"> </w:t>
      </w:r>
      <w:r>
        <w:rPr>
          <w:iCs/>
        </w:rPr>
        <w:t>often</w:t>
      </w:r>
      <w:r w:rsidRPr="009047F4">
        <w:rPr>
          <w:iCs/>
        </w:rPr>
        <w:t xml:space="preserve"> and take written notes about who will take on what tasks.  </w:t>
      </w:r>
      <w:r w:rsidRPr="00977336">
        <w:rPr>
          <w:i/>
        </w:rPr>
        <w:t>I also recommend you identify a team lead or otherwise agree on how issues and work allocations will be decided.  A frank discussion of individual student goals at the start of the project is also recommended.</w:t>
      </w:r>
      <w:r>
        <w:rPr>
          <w:iCs/>
        </w:rPr>
        <w:t xml:space="preserve">  </w:t>
      </w:r>
      <w:r w:rsidRPr="009047F4">
        <w:rPr>
          <w:iCs/>
        </w:rPr>
        <w:t>Should a team member not be pulling their weight, the first step is for the team to address the issue with the participant directly</w:t>
      </w:r>
      <w:r w:rsidRPr="00D733F1">
        <w:rPr>
          <w:iCs/>
        </w:rPr>
        <w:t xml:space="preserve"> </w:t>
      </w:r>
      <w:r>
        <w:rPr>
          <w:iCs/>
        </w:rPr>
        <w:t>following the procedures outlined in your team charter</w:t>
      </w:r>
      <w:r w:rsidRPr="009047F4">
        <w:rPr>
          <w:iCs/>
        </w:rPr>
        <w:t xml:space="preserve">.  If this does not resolve the problem, </w:t>
      </w:r>
      <w:r w:rsidR="000C1E5B">
        <w:rPr>
          <w:iCs/>
        </w:rPr>
        <w:t>your</w:t>
      </w:r>
      <w:r w:rsidR="000C1E5B" w:rsidRPr="009047F4">
        <w:rPr>
          <w:iCs/>
        </w:rPr>
        <w:t xml:space="preserve"> </w:t>
      </w:r>
      <w:r w:rsidRPr="009047F4">
        <w:rPr>
          <w:iCs/>
        </w:rPr>
        <w:t>instruct</w:t>
      </w:r>
      <w:r w:rsidR="000C1E5B">
        <w:rPr>
          <w:iCs/>
        </w:rPr>
        <w:t>ional coordinator</w:t>
      </w:r>
      <w:r w:rsidRPr="009047F4">
        <w:rPr>
          <w:iCs/>
        </w:rPr>
        <w:t xml:space="preserve"> should be notified. If the issue is still not resolved, the student will need to complete the assignment as an individual.  </w:t>
      </w:r>
    </w:p>
    <w:p w14:paraId="3D31C7C5" w14:textId="41AB3B4C" w:rsidR="00771322" w:rsidRDefault="00771322" w:rsidP="00F73D61">
      <w:pPr>
        <w:pStyle w:val="NormalWeb"/>
        <w:spacing w:before="0" w:beforeAutospacing="0" w:after="0" w:afterAutospacing="0"/>
        <w:rPr>
          <w:iCs/>
        </w:rPr>
      </w:pPr>
    </w:p>
    <w:p w14:paraId="080EE22E" w14:textId="0AB5F864" w:rsidR="00C40160" w:rsidRDefault="00C40160" w:rsidP="00C40160">
      <w:pPr>
        <w:pStyle w:val="NormalWeb"/>
        <w:spacing w:before="0" w:beforeAutospacing="0" w:after="0" w:afterAutospacing="0"/>
        <w:rPr>
          <w:iCs/>
        </w:rPr>
      </w:pPr>
      <w:r w:rsidRPr="007C5CE5">
        <w:rPr>
          <w:iCs/>
          <w:u w:val="single"/>
        </w:rPr>
        <w:lastRenderedPageBreak/>
        <w:t>Research.</w:t>
      </w:r>
      <w:r w:rsidRPr="00C40160">
        <w:rPr>
          <w:iCs/>
        </w:rPr>
        <w:t xml:space="preserve">  I expect that your research be extensive and more inclusive than a simple </w:t>
      </w:r>
      <w:r w:rsidR="00581142">
        <w:rPr>
          <w:iCs/>
        </w:rPr>
        <w:t>i</w:t>
      </w:r>
      <w:r w:rsidRPr="00C40160">
        <w:rPr>
          <w:iCs/>
        </w:rPr>
        <w:t xml:space="preserve">nternet search, or a repeat of company documents.  Independent evaluations, such as newspaper articles, trade magazine reports, or investment analyses are essential.  Please include a list of references cited at the end of the </w:t>
      </w:r>
      <w:r w:rsidR="007C5CE5" w:rsidRPr="00C40160">
        <w:rPr>
          <w:iCs/>
        </w:rPr>
        <w:t>report and</w:t>
      </w:r>
      <w:r w:rsidRPr="00C40160">
        <w:rPr>
          <w:iCs/>
        </w:rPr>
        <w:t xml:space="preserve"> cite the sources of information throughout the text</w:t>
      </w:r>
      <w:r w:rsidR="007C5CE5">
        <w:rPr>
          <w:iCs/>
        </w:rPr>
        <w:t xml:space="preserve"> using numbered endnotes</w:t>
      </w:r>
      <w:r w:rsidRPr="00C40160">
        <w:rPr>
          <w:iCs/>
        </w:rPr>
        <w:t xml:space="preserve"> in APA format.   </w:t>
      </w:r>
      <w:r w:rsidR="007C5CE5">
        <w:rPr>
          <w:iCs/>
        </w:rPr>
        <w:t>A</w:t>
      </w:r>
      <w:r w:rsidRPr="00C40160">
        <w:rPr>
          <w:iCs/>
        </w:rPr>
        <w:t xml:space="preserve">nnual reports </w:t>
      </w:r>
      <w:r w:rsidR="009F323D">
        <w:rPr>
          <w:iCs/>
        </w:rPr>
        <w:t xml:space="preserve">and CSR/sustainability reports </w:t>
      </w:r>
      <w:r w:rsidRPr="00C40160">
        <w:rPr>
          <w:iCs/>
        </w:rPr>
        <w:t xml:space="preserve">can provide very high-quality information.  I also </w:t>
      </w:r>
      <w:r w:rsidR="00581142">
        <w:rPr>
          <w:iCs/>
        </w:rPr>
        <w:t>strongly e</w:t>
      </w:r>
      <w:r w:rsidRPr="00C40160">
        <w:rPr>
          <w:iCs/>
        </w:rPr>
        <w:t xml:space="preserve">ncourage you to reach out and interview members of the company, particularly those involved in sustainability actions and reporting.  Also, in keeping with the broad focus of the report, I expect you to </w:t>
      </w:r>
      <w:r w:rsidR="007C5CE5" w:rsidRPr="00C40160">
        <w:rPr>
          <w:iCs/>
        </w:rPr>
        <w:t>pursue</w:t>
      </w:r>
      <w:r w:rsidRPr="00C40160">
        <w:rPr>
          <w:iCs/>
        </w:rPr>
        <w:t xml:space="preserve"> information and data on the industry or sector. </w:t>
      </w:r>
    </w:p>
    <w:p w14:paraId="3E6181EF" w14:textId="77777777" w:rsidR="006F3E32" w:rsidRDefault="006F3E32" w:rsidP="007C5CE5">
      <w:pPr>
        <w:pStyle w:val="NormalWeb"/>
        <w:spacing w:before="0" w:beforeAutospacing="0" w:after="0" w:afterAutospacing="0"/>
        <w:rPr>
          <w:iCs/>
          <w:u w:val="single"/>
        </w:rPr>
      </w:pPr>
    </w:p>
    <w:p w14:paraId="133D0C82" w14:textId="580E79BF" w:rsidR="007C5CE5" w:rsidRPr="007C5CE5" w:rsidRDefault="007C5CE5" w:rsidP="007C5CE5">
      <w:pPr>
        <w:pStyle w:val="NormalWeb"/>
        <w:spacing w:before="0" w:beforeAutospacing="0" w:after="0" w:afterAutospacing="0"/>
        <w:rPr>
          <w:iCs/>
          <w:u w:val="single"/>
        </w:rPr>
      </w:pPr>
      <w:r w:rsidRPr="007C5CE5">
        <w:rPr>
          <w:iCs/>
          <w:u w:val="single"/>
        </w:rPr>
        <w:t>Grading Rubric</w:t>
      </w:r>
      <w:r>
        <w:rPr>
          <w:iCs/>
          <w:u w:val="single"/>
        </w:rPr>
        <w:t>.</w:t>
      </w:r>
    </w:p>
    <w:p w14:paraId="28158C5A" w14:textId="128A30A6" w:rsidR="007C5CE5" w:rsidRDefault="007C5CE5" w:rsidP="007C5CE5">
      <w:pPr>
        <w:pStyle w:val="NormalWeb"/>
        <w:spacing w:before="0" w:beforeAutospacing="0" w:after="0" w:afterAutospacing="0"/>
        <w:rPr>
          <w:iCs/>
        </w:rPr>
      </w:pPr>
      <w:r w:rsidRPr="007C5CE5">
        <w:rPr>
          <w:iCs/>
        </w:rPr>
        <w:t>Reports will be graded on the following criteria: Grammar, style, and organization</w:t>
      </w:r>
      <w:r w:rsidR="00581142">
        <w:rPr>
          <w:iCs/>
        </w:rPr>
        <w:t>;</w:t>
      </w:r>
      <w:r w:rsidRPr="007C5CE5">
        <w:rPr>
          <w:iCs/>
        </w:rPr>
        <w:t xml:space="preserve"> quality and extensiveness of research</w:t>
      </w:r>
      <w:r w:rsidR="00581142">
        <w:rPr>
          <w:iCs/>
        </w:rPr>
        <w:t>;</w:t>
      </w:r>
      <w:r w:rsidRPr="007C5CE5">
        <w:rPr>
          <w:iCs/>
        </w:rPr>
        <w:t xml:space="preserve"> conceptual understanding of class themes</w:t>
      </w:r>
      <w:r w:rsidR="00581142">
        <w:rPr>
          <w:iCs/>
        </w:rPr>
        <w:t xml:space="preserve"> and language</w:t>
      </w:r>
      <w:r w:rsidRPr="007C5CE5">
        <w:rPr>
          <w:iCs/>
        </w:rPr>
        <w:t xml:space="preserve">, </w:t>
      </w:r>
      <w:r w:rsidR="00C471E9">
        <w:rPr>
          <w:iCs/>
        </w:rPr>
        <w:t xml:space="preserve">overview of the industry or sector, </w:t>
      </w:r>
      <w:r w:rsidRPr="007C5CE5">
        <w:rPr>
          <w:iCs/>
        </w:rPr>
        <w:t xml:space="preserve">conceptual understanding of </w:t>
      </w:r>
      <w:r w:rsidR="00C471E9">
        <w:rPr>
          <w:iCs/>
        </w:rPr>
        <w:t>the company’s</w:t>
      </w:r>
      <w:r w:rsidRPr="007C5CE5">
        <w:rPr>
          <w:iCs/>
        </w:rPr>
        <w:t xml:space="preserve"> business strategy, </w:t>
      </w:r>
      <w:r w:rsidR="00504B8C">
        <w:rPr>
          <w:iCs/>
        </w:rPr>
        <w:t xml:space="preserve">quality of analysis and recommendations, </w:t>
      </w:r>
      <w:r w:rsidR="00C471E9">
        <w:rPr>
          <w:iCs/>
        </w:rPr>
        <w:t xml:space="preserve">quality of your presentation, </w:t>
      </w:r>
      <w:r w:rsidRPr="007C5CE5">
        <w:rPr>
          <w:iCs/>
        </w:rPr>
        <w:t>and overall level of effort.</w:t>
      </w:r>
    </w:p>
    <w:p w14:paraId="5BC3B7A1" w14:textId="77777777" w:rsidR="00A83254" w:rsidRDefault="00A83254" w:rsidP="007C5CE5">
      <w:pPr>
        <w:pStyle w:val="NormalWeb"/>
        <w:spacing w:before="0" w:beforeAutospacing="0" w:after="0" w:afterAutospacing="0"/>
        <w:rPr>
          <w:iCs/>
          <w:u w:val="single"/>
        </w:rPr>
      </w:pPr>
    </w:p>
    <w:p w14:paraId="2A82185F" w14:textId="4F571B6B" w:rsidR="007C5CE5" w:rsidRPr="007C5CE5" w:rsidRDefault="007C5CE5" w:rsidP="007C5CE5">
      <w:pPr>
        <w:pStyle w:val="NormalWeb"/>
        <w:spacing w:before="0" w:beforeAutospacing="0" w:after="0" w:afterAutospacing="0"/>
        <w:rPr>
          <w:iCs/>
          <w:u w:val="single"/>
        </w:rPr>
      </w:pPr>
      <w:r w:rsidRPr="007C5CE5">
        <w:rPr>
          <w:iCs/>
          <w:u w:val="single"/>
        </w:rPr>
        <w:t>Report Format.</w:t>
      </w:r>
    </w:p>
    <w:p w14:paraId="5BEDD0BF" w14:textId="64B9BA04" w:rsidR="007C5CE5" w:rsidRPr="007C5CE5" w:rsidRDefault="00581142" w:rsidP="007C5CE5">
      <w:pPr>
        <w:pStyle w:val="NormalWeb"/>
        <w:spacing w:before="0" w:beforeAutospacing="0" w:after="0" w:afterAutospacing="0"/>
        <w:rPr>
          <w:iCs/>
        </w:rPr>
      </w:pPr>
      <w:r>
        <w:rPr>
          <w:iCs/>
        </w:rPr>
        <w:t>The maximum report length</w:t>
      </w:r>
      <w:r w:rsidR="007C5CE5" w:rsidRPr="007C5CE5">
        <w:rPr>
          <w:iCs/>
        </w:rPr>
        <w:t xml:space="preserve"> should be </w:t>
      </w:r>
      <w:r w:rsidR="007C5CE5">
        <w:rPr>
          <w:iCs/>
        </w:rPr>
        <w:t xml:space="preserve">the equivalent of </w:t>
      </w:r>
      <w:r>
        <w:rPr>
          <w:iCs/>
        </w:rPr>
        <w:t xml:space="preserve">twenty </w:t>
      </w:r>
      <w:r w:rsidR="007C5CE5" w:rsidRPr="007C5CE5">
        <w:rPr>
          <w:iCs/>
        </w:rPr>
        <w:t xml:space="preserve">single-spaced typed pages, not including </w:t>
      </w:r>
      <w:r w:rsidR="00042E9D">
        <w:rPr>
          <w:iCs/>
        </w:rPr>
        <w:t xml:space="preserve">table, figures, </w:t>
      </w:r>
      <w:r w:rsidR="007C5CE5" w:rsidRPr="007C5CE5">
        <w:rPr>
          <w:iCs/>
        </w:rPr>
        <w:t>references</w:t>
      </w:r>
      <w:r w:rsidR="007C5CE5">
        <w:rPr>
          <w:iCs/>
        </w:rPr>
        <w:t xml:space="preserve"> and appendices</w:t>
      </w:r>
      <w:r w:rsidR="007C5CE5" w:rsidRPr="007C5CE5">
        <w:rPr>
          <w:iCs/>
        </w:rPr>
        <w:t xml:space="preserve">.  Please submit in </w:t>
      </w:r>
      <w:r w:rsidR="00A83254" w:rsidRPr="007C5CE5">
        <w:rPr>
          <w:iCs/>
        </w:rPr>
        <w:t>12-point</w:t>
      </w:r>
      <w:r w:rsidR="007C5CE5" w:rsidRPr="007C5CE5">
        <w:rPr>
          <w:iCs/>
        </w:rPr>
        <w:t xml:space="preserve"> font</w:t>
      </w:r>
      <w:r w:rsidR="00042E9D">
        <w:rPr>
          <w:iCs/>
        </w:rPr>
        <w:t xml:space="preserve"> with at least </w:t>
      </w:r>
      <w:proofErr w:type="gramStart"/>
      <w:r w:rsidR="00FA25E4">
        <w:rPr>
          <w:iCs/>
        </w:rPr>
        <w:t>1</w:t>
      </w:r>
      <w:r w:rsidR="00042E9D">
        <w:rPr>
          <w:iCs/>
        </w:rPr>
        <w:t xml:space="preserve"> inch</w:t>
      </w:r>
      <w:proofErr w:type="gramEnd"/>
      <w:r w:rsidR="00042E9D">
        <w:rPr>
          <w:iCs/>
        </w:rPr>
        <w:t xml:space="preserve"> margins.  </w:t>
      </w:r>
      <w:r w:rsidR="007C5CE5" w:rsidRPr="007C5CE5">
        <w:rPr>
          <w:iCs/>
        </w:rPr>
        <w:t xml:space="preserve"> </w:t>
      </w:r>
      <w:r w:rsidR="00042E9D">
        <w:rPr>
          <w:iCs/>
        </w:rPr>
        <w:t>D</w:t>
      </w:r>
      <w:r w:rsidR="007C5CE5" w:rsidRPr="007C5CE5">
        <w:rPr>
          <w:iCs/>
        </w:rPr>
        <w:t xml:space="preserve">o </w:t>
      </w:r>
      <w:r w:rsidR="007C5CE5">
        <w:rPr>
          <w:iCs/>
        </w:rPr>
        <w:t>not exceed the equivalent of 2</w:t>
      </w:r>
      <w:r>
        <w:rPr>
          <w:iCs/>
        </w:rPr>
        <w:t>0</w:t>
      </w:r>
      <w:r w:rsidR="007C5CE5">
        <w:rPr>
          <w:iCs/>
        </w:rPr>
        <w:t xml:space="preserve"> pages</w:t>
      </w:r>
      <w:r w:rsidR="00042E9D">
        <w:rPr>
          <w:iCs/>
        </w:rPr>
        <w:t xml:space="preserve"> of text.  </w:t>
      </w:r>
      <w:r w:rsidR="007C5CE5">
        <w:rPr>
          <w:iCs/>
        </w:rPr>
        <w:t xml:space="preserve">I </w:t>
      </w:r>
      <w:r>
        <w:rPr>
          <w:iCs/>
        </w:rPr>
        <w:t xml:space="preserve">strongly </w:t>
      </w:r>
      <w:r w:rsidR="007C5CE5">
        <w:rPr>
          <w:iCs/>
        </w:rPr>
        <w:t xml:space="preserve">encourage you to integrate graphics and other visuals to enhance the appeal and readability of the report.  </w:t>
      </w:r>
    </w:p>
    <w:p w14:paraId="6DD1F3C7" w14:textId="77777777" w:rsidR="007C5CE5" w:rsidRPr="005B51F6" w:rsidRDefault="007C5CE5" w:rsidP="007C5CE5">
      <w:pPr>
        <w:pStyle w:val="PlainText"/>
        <w:rPr>
          <w:rFonts w:asciiTheme="majorHAnsi" w:hAnsiTheme="majorHAnsi"/>
          <w:sz w:val="24"/>
        </w:rPr>
      </w:pPr>
    </w:p>
    <w:p w14:paraId="6CB755DA" w14:textId="77695000" w:rsidR="00403372" w:rsidRDefault="00403372" w:rsidP="00F73D61">
      <w:pPr>
        <w:pStyle w:val="NormalWeb"/>
        <w:spacing w:before="0" w:beforeAutospacing="0" w:after="0" w:afterAutospacing="0"/>
        <w:rPr>
          <w:iCs/>
          <w:u w:val="single"/>
        </w:rPr>
      </w:pPr>
      <w:r w:rsidRPr="00403372">
        <w:rPr>
          <w:iCs/>
          <w:u w:val="single"/>
        </w:rPr>
        <w:t>Canvas Submissions</w:t>
      </w:r>
    </w:p>
    <w:p w14:paraId="1E2EFF1F" w14:textId="22B621C9" w:rsidR="00403372" w:rsidRPr="00403372" w:rsidRDefault="006F2ACD" w:rsidP="00F73D61">
      <w:pPr>
        <w:pStyle w:val="NormalWeb"/>
        <w:spacing w:before="0" w:beforeAutospacing="0" w:after="0" w:afterAutospacing="0"/>
        <w:rPr>
          <w:iCs/>
          <w:u w:val="single"/>
        </w:rPr>
      </w:pPr>
      <w:r w:rsidRPr="003E5029">
        <w:rPr>
          <w:iCs/>
        </w:rPr>
        <w:t xml:space="preserve">Final </w:t>
      </w:r>
      <w:r w:rsidR="00122E99" w:rsidRPr="003E5029">
        <w:rPr>
          <w:iCs/>
        </w:rPr>
        <w:t xml:space="preserve">written </w:t>
      </w:r>
      <w:r w:rsidRPr="003E5029">
        <w:rPr>
          <w:iCs/>
        </w:rPr>
        <w:t>r</w:t>
      </w:r>
      <w:r w:rsidR="00403372" w:rsidRPr="003E5029">
        <w:rPr>
          <w:iCs/>
        </w:rPr>
        <w:t xml:space="preserve">eports are due on </w:t>
      </w:r>
      <w:r w:rsidR="00122E99" w:rsidRPr="004C70E1">
        <w:rPr>
          <w:iCs/>
        </w:rPr>
        <w:t>10/</w:t>
      </w:r>
      <w:r w:rsidR="004C70E1" w:rsidRPr="0068549E">
        <w:rPr>
          <w:iCs/>
        </w:rPr>
        <w:t>16</w:t>
      </w:r>
      <w:r w:rsidR="00403372" w:rsidRPr="004C70E1">
        <w:rPr>
          <w:iCs/>
        </w:rPr>
        <w:t xml:space="preserve">.  Peer evaluations </w:t>
      </w:r>
      <w:r w:rsidR="004C70E1">
        <w:rPr>
          <w:iCs/>
        </w:rPr>
        <w:t xml:space="preserve">(see below) </w:t>
      </w:r>
      <w:r w:rsidR="00403372" w:rsidRPr="004C70E1">
        <w:rPr>
          <w:iCs/>
        </w:rPr>
        <w:t xml:space="preserve">are due </w:t>
      </w:r>
      <w:r w:rsidRPr="004C70E1">
        <w:rPr>
          <w:iCs/>
        </w:rPr>
        <w:t>on 1</w:t>
      </w:r>
      <w:r w:rsidR="00122E99" w:rsidRPr="004C70E1">
        <w:rPr>
          <w:iCs/>
        </w:rPr>
        <w:t>0/1</w:t>
      </w:r>
      <w:r w:rsidR="004C70E1" w:rsidRPr="0068549E">
        <w:rPr>
          <w:iCs/>
        </w:rPr>
        <w:t>6</w:t>
      </w:r>
      <w:r w:rsidR="00403372" w:rsidRPr="004C70E1">
        <w:rPr>
          <w:iCs/>
        </w:rPr>
        <w:t>.</w:t>
      </w:r>
    </w:p>
    <w:p w14:paraId="3D909088" w14:textId="6E058074" w:rsidR="006D5A81" w:rsidRDefault="006D5A81" w:rsidP="00F73D61">
      <w:pPr>
        <w:pStyle w:val="NormalWeb"/>
        <w:spacing w:before="0" w:beforeAutospacing="0" w:after="0" w:afterAutospacing="0"/>
        <w:rPr>
          <w:iCs/>
        </w:rPr>
      </w:pPr>
    </w:p>
    <w:p w14:paraId="7BF7BD28" w14:textId="63D24ABE" w:rsidR="006D5A81" w:rsidRPr="006D5A81" w:rsidRDefault="006D5A81" w:rsidP="006D5A81">
      <w:pPr>
        <w:pStyle w:val="NormalWeb"/>
        <w:spacing w:before="0" w:beforeAutospacing="0" w:after="0" w:afterAutospacing="0"/>
        <w:rPr>
          <w:iCs/>
        </w:rPr>
      </w:pPr>
      <w:r w:rsidRPr="006D5A81">
        <w:rPr>
          <w:iCs/>
          <w:u w:val="single"/>
        </w:rPr>
        <w:t>Report Structure.</w:t>
      </w:r>
      <w:r w:rsidRPr="006D5A81">
        <w:rPr>
          <w:iCs/>
        </w:rPr>
        <w:t xml:space="preserve">  While I encourage you to use your creative writing and organizational skills to best communicate the nature of the company</w:t>
      </w:r>
      <w:r w:rsidR="00581142">
        <w:rPr>
          <w:iCs/>
        </w:rPr>
        <w:t xml:space="preserve"> and sector</w:t>
      </w:r>
      <w:r w:rsidRPr="006D5A81">
        <w:rPr>
          <w:iCs/>
        </w:rPr>
        <w:t xml:space="preserve">, </w:t>
      </w:r>
      <w:r w:rsidR="000C1E5B">
        <w:rPr>
          <w:iCs/>
        </w:rPr>
        <w:t xml:space="preserve">please use </w:t>
      </w:r>
      <w:r w:rsidRPr="006D5A81">
        <w:rPr>
          <w:iCs/>
        </w:rPr>
        <w:t xml:space="preserve">the following outline for the assignment.  </w:t>
      </w:r>
    </w:p>
    <w:p w14:paraId="641DD42E" w14:textId="66B295A8" w:rsidR="006D5A81" w:rsidRDefault="006D5A81" w:rsidP="00F73D61">
      <w:pPr>
        <w:pStyle w:val="NormalWeb"/>
        <w:spacing w:before="0" w:beforeAutospacing="0" w:after="0" w:afterAutospacing="0"/>
        <w:rPr>
          <w:iCs/>
        </w:rPr>
      </w:pPr>
    </w:p>
    <w:p w14:paraId="417FF292" w14:textId="113D87D5" w:rsidR="006D5A81" w:rsidRDefault="006D5A81" w:rsidP="006D5A81">
      <w:pPr>
        <w:pStyle w:val="NormalWeb"/>
        <w:spacing w:before="0" w:beforeAutospacing="0" w:after="0" w:afterAutospacing="0"/>
        <w:rPr>
          <w:iCs/>
        </w:rPr>
      </w:pPr>
      <w:r>
        <w:rPr>
          <w:i/>
        </w:rPr>
        <w:t>Title Page</w:t>
      </w:r>
      <w:r>
        <w:rPr>
          <w:iCs/>
        </w:rPr>
        <w:t xml:space="preserve">:  Include name of company, team member names, </w:t>
      </w:r>
      <w:r w:rsidR="00581142">
        <w:rPr>
          <w:iCs/>
        </w:rPr>
        <w:t xml:space="preserve">date, course name, </w:t>
      </w:r>
      <w:r>
        <w:rPr>
          <w:iCs/>
        </w:rPr>
        <w:t>and graphic or visual.</w:t>
      </w:r>
    </w:p>
    <w:p w14:paraId="52CE240C" w14:textId="4949CB95" w:rsidR="00581142" w:rsidRDefault="00581142" w:rsidP="006D5A81">
      <w:pPr>
        <w:pStyle w:val="NormalWeb"/>
        <w:spacing w:before="0" w:beforeAutospacing="0" w:after="0" w:afterAutospacing="0"/>
        <w:rPr>
          <w:iCs/>
        </w:rPr>
      </w:pPr>
    </w:p>
    <w:p w14:paraId="2F13EA32" w14:textId="0B6C8C89" w:rsidR="00581142" w:rsidRPr="006D5A81" w:rsidRDefault="00581142" w:rsidP="006D5A81">
      <w:pPr>
        <w:pStyle w:val="NormalWeb"/>
        <w:spacing w:before="0" w:beforeAutospacing="0" w:after="0" w:afterAutospacing="0"/>
        <w:rPr>
          <w:iCs/>
        </w:rPr>
      </w:pPr>
      <w:r w:rsidRPr="00581142">
        <w:rPr>
          <w:i/>
        </w:rPr>
        <w:t>Table of Contents:</w:t>
      </w:r>
      <w:r>
        <w:rPr>
          <w:iCs/>
        </w:rPr>
        <w:t xml:space="preserve"> Optional</w:t>
      </w:r>
    </w:p>
    <w:p w14:paraId="0D9BAA88" w14:textId="77777777" w:rsidR="006D5A81" w:rsidRDefault="006D5A81" w:rsidP="006D5A81">
      <w:pPr>
        <w:pStyle w:val="NormalWeb"/>
        <w:spacing w:before="0" w:beforeAutospacing="0" w:after="0" w:afterAutospacing="0"/>
        <w:rPr>
          <w:i/>
        </w:rPr>
      </w:pPr>
    </w:p>
    <w:p w14:paraId="44DD87DF" w14:textId="616256BC" w:rsidR="006D5A81" w:rsidRDefault="00581142" w:rsidP="006D5A81">
      <w:pPr>
        <w:pStyle w:val="NormalWeb"/>
        <w:spacing w:before="0" w:beforeAutospacing="0" w:after="0" w:afterAutospacing="0"/>
        <w:rPr>
          <w:iCs/>
        </w:rPr>
      </w:pPr>
      <w:r>
        <w:rPr>
          <w:i/>
        </w:rPr>
        <w:t xml:space="preserve">Introduction and </w:t>
      </w:r>
      <w:r w:rsidR="006D5A81" w:rsidRPr="006D5A81">
        <w:rPr>
          <w:i/>
        </w:rPr>
        <w:t>Company Overview</w:t>
      </w:r>
      <w:r w:rsidR="00C471E9">
        <w:rPr>
          <w:iCs/>
        </w:rPr>
        <w:t xml:space="preserve">: </w:t>
      </w:r>
      <w:r>
        <w:rPr>
          <w:iCs/>
        </w:rPr>
        <w:t xml:space="preserve">Start with an overview and scope of the report including a </w:t>
      </w:r>
      <w:r w:rsidRPr="006D5A81">
        <w:rPr>
          <w:iCs/>
        </w:rPr>
        <w:t>description</w:t>
      </w:r>
      <w:r w:rsidR="006D5A81" w:rsidRPr="006D5A81">
        <w:rPr>
          <w:iCs/>
        </w:rPr>
        <w:t xml:space="preserve"> of the company’s history, </w:t>
      </w:r>
      <w:proofErr w:type="gramStart"/>
      <w:r w:rsidR="006D5A81" w:rsidRPr="006D5A81">
        <w:rPr>
          <w:iCs/>
        </w:rPr>
        <w:t>current status</w:t>
      </w:r>
      <w:proofErr w:type="gramEnd"/>
      <w:r w:rsidR="006D5A81" w:rsidRPr="006D5A81">
        <w:rPr>
          <w:iCs/>
        </w:rPr>
        <w:t xml:space="preserve">, </w:t>
      </w:r>
      <w:r w:rsidR="000B1340">
        <w:rPr>
          <w:iCs/>
        </w:rPr>
        <w:t xml:space="preserve">financial overview, </w:t>
      </w:r>
      <w:r w:rsidR="006D5A81" w:rsidRPr="006D5A81">
        <w:rPr>
          <w:iCs/>
        </w:rPr>
        <w:t>and basic product</w:t>
      </w:r>
      <w:r w:rsidR="006D5A81">
        <w:rPr>
          <w:iCs/>
        </w:rPr>
        <w:t>s</w:t>
      </w:r>
      <w:r w:rsidR="006D5A81" w:rsidRPr="006D5A81">
        <w:rPr>
          <w:iCs/>
        </w:rPr>
        <w:t>/service</w:t>
      </w:r>
      <w:r w:rsidR="006D5A81">
        <w:rPr>
          <w:iCs/>
        </w:rPr>
        <w:t>s</w:t>
      </w:r>
      <w:r w:rsidR="006D5A81" w:rsidRPr="006D5A81">
        <w:rPr>
          <w:iCs/>
        </w:rPr>
        <w:t xml:space="preserve"> and purpose.  Possible topics include formation history, major events, founders</w:t>
      </w:r>
      <w:r w:rsidR="000B1340">
        <w:rPr>
          <w:iCs/>
        </w:rPr>
        <w:t xml:space="preserve"> and/or </w:t>
      </w:r>
      <w:r w:rsidR="006D5A81" w:rsidRPr="006D5A81">
        <w:rPr>
          <w:iCs/>
        </w:rPr>
        <w:t>top management team</w:t>
      </w:r>
      <w:r w:rsidR="0029027A">
        <w:rPr>
          <w:iCs/>
        </w:rPr>
        <w:t xml:space="preserve"> and leadership</w:t>
      </w:r>
      <w:r w:rsidR="006D5A81" w:rsidRPr="006D5A81">
        <w:rPr>
          <w:iCs/>
        </w:rPr>
        <w:t>, mission, indicators of financial or other success (level of revenues growth, market acceptance).  This section should create interest in the company</w:t>
      </w:r>
      <w:r w:rsidR="00042E9D">
        <w:rPr>
          <w:iCs/>
        </w:rPr>
        <w:t>,</w:t>
      </w:r>
      <w:r w:rsidR="006D5A81" w:rsidRPr="006D5A81">
        <w:rPr>
          <w:iCs/>
        </w:rPr>
        <w:t xml:space="preserve"> as well as </w:t>
      </w:r>
      <w:r w:rsidR="00042E9D">
        <w:rPr>
          <w:iCs/>
        </w:rPr>
        <w:t>outline the scope/purpose of the report</w:t>
      </w:r>
      <w:r w:rsidR="006D5A81" w:rsidRPr="006D5A81">
        <w:rPr>
          <w:iCs/>
        </w:rPr>
        <w:t xml:space="preserve">. </w:t>
      </w:r>
    </w:p>
    <w:p w14:paraId="07F49610" w14:textId="77777777" w:rsidR="006D5A81" w:rsidRPr="006D5A81" w:rsidRDefault="006D5A81" w:rsidP="006D5A81">
      <w:pPr>
        <w:pStyle w:val="NormalWeb"/>
        <w:spacing w:before="0" w:beforeAutospacing="0" w:after="0" w:afterAutospacing="0"/>
        <w:rPr>
          <w:iCs/>
        </w:rPr>
      </w:pPr>
    </w:p>
    <w:p w14:paraId="47EAD1A8" w14:textId="158A456D" w:rsidR="006D5A81" w:rsidRPr="00C471E9" w:rsidRDefault="006D5A81" w:rsidP="006D5A81">
      <w:pPr>
        <w:pStyle w:val="NormalWeb"/>
        <w:spacing w:before="0" w:beforeAutospacing="0" w:after="0" w:afterAutospacing="0"/>
        <w:rPr>
          <w:i/>
        </w:rPr>
      </w:pPr>
      <w:r w:rsidRPr="00C471E9">
        <w:rPr>
          <w:i/>
        </w:rPr>
        <w:t>Industry Analysis</w:t>
      </w:r>
      <w:r w:rsidR="00C471E9">
        <w:rPr>
          <w:i/>
        </w:rPr>
        <w:t xml:space="preserve">: </w:t>
      </w:r>
      <w:r w:rsidR="00C471E9" w:rsidRPr="00C471E9">
        <w:rPr>
          <w:iCs/>
        </w:rPr>
        <w:t xml:space="preserve"> Include the following</w:t>
      </w:r>
      <w:r w:rsidR="000C1E5B">
        <w:rPr>
          <w:iCs/>
        </w:rPr>
        <w:t>:</w:t>
      </w:r>
    </w:p>
    <w:p w14:paraId="3643F1DA" w14:textId="5E21F460" w:rsidR="006D5A81" w:rsidRDefault="00C471E9" w:rsidP="00C471E9">
      <w:pPr>
        <w:pStyle w:val="NormalWeb"/>
        <w:spacing w:before="0" w:beforeAutospacing="0" w:after="0" w:afterAutospacing="0"/>
        <w:ind w:left="576"/>
        <w:rPr>
          <w:iCs/>
        </w:rPr>
      </w:pPr>
      <w:r>
        <w:rPr>
          <w:iCs/>
        </w:rPr>
        <w:t>-</w:t>
      </w:r>
      <w:r w:rsidR="006D5A81">
        <w:rPr>
          <w:iCs/>
        </w:rPr>
        <w:t>Industry/Sector Definition</w:t>
      </w:r>
      <w:r w:rsidR="00B64D33">
        <w:rPr>
          <w:iCs/>
        </w:rPr>
        <w:t xml:space="preserve">.  </w:t>
      </w:r>
      <w:r w:rsidR="006D5A81">
        <w:rPr>
          <w:iCs/>
        </w:rPr>
        <w:t xml:space="preserve">Clearly identify the industry in which the firm operates.  Describe the sector boundaries you have chosen, including the place in the </w:t>
      </w:r>
      <w:r w:rsidR="0029027A">
        <w:rPr>
          <w:iCs/>
        </w:rPr>
        <w:t>supply</w:t>
      </w:r>
      <w:r w:rsidR="006D5A81">
        <w:rPr>
          <w:iCs/>
        </w:rPr>
        <w:t xml:space="preserve"> chain (i.e. are you looking at solar panel manufacturers, distributors, or installers).  </w:t>
      </w:r>
      <w:r w:rsidR="006D5A81" w:rsidRPr="00504B8C">
        <w:rPr>
          <w:i/>
        </w:rPr>
        <w:t>Narrower industry definitions are usually better, but don’t make it too narrow as to be uninteresting.</w:t>
      </w:r>
      <w:r w:rsidR="006D5A81">
        <w:rPr>
          <w:iCs/>
        </w:rPr>
        <w:t xml:space="preserve">  </w:t>
      </w:r>
    </w:p>
    <w:p w14:paraId="370CEC5D" w14:textId="74D7178F" w:rsidR="00B64D33" w:rsidRDefault="00B64D33" w:rsidP="00C471E9">
      <w:pPr>
        <w:pStyle w:val="NormalWeb"/>
        <w:spacing w:before="0" w:beforeAutospacing="0" w:after="0" w:afterAutospacing="0"/>
        <w:ind w:left="576"/>
        <w:rPr>
          <w:iCs/>
        </w:rPr>
      </w:pPr>
      <w:r>
        <w:rPr>
          <w:iCs/>
        </w:rPr>
        <w:t>-Sector history</w:t>
      </w:r>
      <w:r w:rsidR="009047F4">
        <w:rPr>
          <w:iCs/>
        </w:rPr>
        <w:t>, growth</w:t>
      </w:r>
      <w:r>
        <w:rPr>
          <w:iCs/>
        </w:rPr>
        <w:t xml:space="preserve"> and </w:t>
      </w:r>
      <w:proofErr w:type="gramStart"/>
      <w:r w:rsidR="009047F4">
        <w:rPr>
          <w:iCs/>
        </w:rPr>
        <w:t>c</w:t>
      </w:r>
      <w:r>
        <w:rPr>
          <w:iCs/>
        </w:rPr>
        <w:t xml:space="preserve">urrent </w:t>
      </w:r>
      <w:r w:rsidR="009047F4">
        <w:rPr>
          <w:iCs/>
        </w:rPr>
        <w:t>s</w:t>
      </w:r>
      <w:r>
        <w:rPr>
          <w:iCs/>
        </w:rPr>
        <w:t>tatus</w:t>
      </w:r>
      <w:proofErr w:type="gramEnd"/>
      <w:r>
        <w:rPr>
          <w:iCs/>
        </w:rPr>
        <w:t>.</w:t>
      </w:r>
    </w:p>
    <w:p w14:paraId="72BB6A1B" w14:textId="77777777" w:rsidR="00504B8C" w:rsidRDefault="00504B8C" w:rsidP="00504B8C">
      <w:pPr>
        <w:pStyle w:val="NormalWeb"/>
        <w:spacing w:before="0" w:beforeAutospacing="0" w:after="0" w:afterAutospacing="0"/>
        <w:ind w:left="576"/>
        <w:rPr>
          <w:iCs/>
        </w:rPr>
      </w:pPr>
      <w:r>
        <w:rPr>
          <w:iCs/>
        </w:rPr>
        <w:t>-Overview of key technologies or technological developments</w:t>
      </w:r>
    </w:p>
    <w:p w14:paraId="7CE7699C" w14:textId="77DA3505" w:rsidR="00504B8C" w:rsidRDefault="00504B8C" w:rsidP="00C471E9">
      <w:pPr>
        <w:pStyle w:val="NormalWeb"/>
        <w:spacing w:before="0" w:beforeAutospacing="0" w:after="0" w:afterAutospacing="0"/>
        <w:ind w:left="576"/>
        <w:rPr>
          <w:iCs/>
        </w:rPr>
      </w:pPr>
      <w:r>
        <w:rPr>
          <w:iCs/>
        </w:rPr>
        <w:t xml:space="preserve">-Description </w:t>
      </w:r>
      <w:r w:rsidR="009F323D">
        <w:rPr>
          <w:iCs/>
        </w:rPr>
        <w:t xml:space="preserve">of </w:t>
      </w:r>
      <w:r>
        <w:rPr>
          <w:iCs/>
        </w:rPr>
        <w:t xml:space="preserve">the industry </w:t>
      </w:r>
      <w:r w:rsidR="0029027A">
        <w:rPr>
          <w:iCs/>
        </w:rPr>
        <w:t>supply</w:t>
      </w:r>
      <w:r>
        <w:rPr>
          <w:iCs/>
        </w:rPr>
        <w:t xml:space="preserve"> chain</w:t>
      </w:r>
    </w:p>
    <w:p w14:paraId="7873548D" w14:textId="74961760" w:rsidR="006D5A81" w:rsidRDefault="00C471E9" w:rsidP="00C471E9">
      <w:pPr>
        <w:pStyle w:val="NormalWeb"/>
        <w:spacing w:before="0" w:beforeAutospacing="0" w:after="0" w:afterAutospacing="0"/>
        <w:ind w:left="576"/>
        <w:rPr>
          <w:iCs/>
        </w:rPr>
      </w:pPr>
      <w:r>
        <w:rPr>
          <w:iCs/>
        </w:rPr>
        <w:t>-</w:t>
      </w:r>
      <w:r w:rsidR="006D5A81">
        <w:rPr>
          <w:iCs/>
        </w:rPr>
        <w:t>Five Forces Analysis.  Complete a five forces analysis for the industry, including an overall picture of the nature, structure, and profitability of the industry</w:t>
      </w:r>
    </w:p>
    <w:p w14:paraId="4DCBD92A" w14:textId="4238B49A" w:rsidR="00504B8C" w:rsidRDefault="00504B8C" w:rsidP="00504B8C">
      <w:pPr>
        <w:pStyle w:val="NormalWeb"/>
        <w:spacing w:before="0" w:beforeAutospacing="0" w:after="0" w:afterAutospacing="0"/>
        <w:ind w:left="576"/>
        <w:rPr>
          <w:iCs/>
        </w:rPr>
      </w:pPr>
      <w:r>
        <w:rPr>
          <w:iCs/>
        </w:rPr>
        <w:t>-Industry Drivers and Trends</w:t>
      </w:r>
    </w:p>
    <w:p w14:paraId="64636AC4" w14:textId="1EC9D53B" w:rsidR="00C471E9" w:rsidRDefault="00FC72E5" w:rsidP="00DD1564">
      <w:pPr>
        <w:pStyle w:val="NormalWeb"/>
        <w:spacing w:before="0" w:beforeAutospacing="0" w:after="0" w:afterAutospacing="0"/>
        <w:ind w:left="576"/>
        <w:rPr>
          <w:iCs/>
        </w:rPr>
      </w:pPr>
      <w:r>
        <w:rPr>
          <w:iCs/>
        </w:rPr>
        <w:t>-</w:t>
      </w:r>
      <w:r w:rsidR="00C471E9">
        <w:rPr>
          <w:iCs/>
        </w:rPr>
        <w:t xml:space="preserve">Recent </w:t>
      </w:r>
      <w:r w:rsidR="009047F4">
        <w:rPr>
          <w:iCs/>
        </w:rPr>
        <w:t>d</w:t>
      </w:r>
      <w:r w:rsidR="00C471E9">
        <w:rPr>
          <w:iCs/>
        </w:rPr>
        <w:t>evelopments</w:t>
      </w:r>
    </w:p>
    <w:p w14:paraId="0C593918" w14:textId="37E013F7" w:rsidR="00C471E9" w:rsidRPr="00907019" w:rsidRDefault="00C471E9" w:rsidP="00C471E9">
      <w:pPr>
        <w:pStyle w:val="NormalWeb"/>
        <w:spacing w:before="0" w:beforeAutospacing="0" w:after="0" w:afterAutospacing="0"/>
        <w:rPr>
          <w:iCs/>
        </w:rPr>
      </w:pPr>
      <w:r w:rsidRPr="00C471E9">
        <w:rPr>
          <w:i/>
        </w:rPr>
        <w:lastRenderedPageBreak/>
        <w:t>Strategic Analysis</w:t>
      </w:r>
      <w:r>
        <w:rPr>
          <w:i/>
        </w:rPr>
        <w:t xml:space="preserve">: </w:t>
      </w:r>
      <w:r w:rsidR="00907019">
        <w:rPr>
          <w:iCs/>
        </w:rPr>
        <w:t xml:space="preserve">This section of your report should be an extensive analysis of the business model and strategy of the company.  I advise you </w:t>
      </w:r>
      <w:r w:rsidR="00042E9D">
        <w:rPr>
          <w:iCs/>
        </w:rPr>
        <w:t>to consider</w:t>
      </w:r>
      <w:r w:rsidR="00907019">
        <w:rPr>
          <w:iCs/>
        </w:rPr>
        <w:t xml:space="preserve"> the following</w:t>
      </w:r>
      <w:r w:rsidR="00042E9D">
        <w:rPr>
          <w:iCs/>
        </w:rPr>
        <w:t xml:space="preserve"> and to emphasize the areas which are most relevant to your specific company</w:t>
      </w:r>
      <w:r w:rsidR="00907019">
        <w:rPr>
          <w:iCs/>
        </w:rPr>
        <w:t>:</w:t>
      </w:r>
    </w:p>
    <w:p w14:paraId="5F374594" w14:textId="52425002" w:rsidR="006D5A81" w:rsidRDefault="00907019">
      <w:pPr>
        <w:pStyle w:val="NormalWeb"/>
        <w:numPr>
          <w:ilvl w:val="0"/>
          <w:numId w:val="17"/>
        </w:numPr>
        <w:spacing w:before="0" w:beforeAutospacing="0" w:after="0" w:afterAutospacing="0"/>
        <w:rPr>
          <w:iCs/>
        </w:rPr>
      </w:pPr>
      <w:r>
        <w:rPr>
          <w:iCs/>
        </w:rPr>
        <w:t>Mission, Purpose, and Values</w:t>
      </w:r>
    </w:p>
    <w:p w14:paraId="5504428E" w14:textId="6321B3C2" w:rsidR="00907019" w:rsidRDefault="00907019">
      <w:pPr>
        <w:pStyle w:val="NormalWeb"/>
        <w:numPr>
          <w:ilvl w:val="0"/>
          <w:numId w:val="17"/>
        </w:numPr>
        <w:spacing w:before="0" w:beforeAutospacing="0" w:after="0" w:afterAutospacing="0"/>
        <w:rPr>
          <w:iCs/>
        </w:rPr>
      </w:pPr>
      <w:r>
        <w:rPr>
          <w:iCs/>
        </w:rPr>
        <w:t>More detailed descriptions of business units (</w:t>
      </w:r>
      <w:r w:rsidR="009F323D">
        <w:rPr>
          <w:iCs/>
        </w:rPr>
        <w:t xml:space="preserve">if </w:t>
      </w:r>
      <w:r>
        <w:rPr>
          <w:iCs/>
        </w:rPr>
        <w:t>diversif</w:t>
      </w:r>
      <w:r w:rsidR="009F323D">
        <w:rPr>
          <w:iCs/>
        </w:rPr>
        <w:t>ied</w:t>
      </w:r>
      <w:r>
        <w:rPr>
          <w:iCs/>
        </w:rPr>
        <w:t>), products, technologies, or services.</w:t>
      </w:r>
    </w:p>
    <w:p w14:paraId="485C6BF1" w14:textId="0B51A167" w:rsidR="00907019" w:rsidRDefault="00907019">
      <w:pPr>
        <w:pStyle w:val="NormalWeb"/>
        <w:numPr>
          <w:ilvl w:val="0"/>
          <w:numId w:val="17"/>
        </w:numPr>
        <w:spacing w:before="0" w:beforeAutospacing="0" w:after="0" w:afterAutospacing="0"/>
        <w:rPr>
          <w:iCs/>
        </w:rPr>
      </w:pPr>
      <w:r>
        <w:rPr>
          <w:iCs/>
        </w:rPr>
        <w:t>Place in the value chain.</w:t>
      </w:r>
    </w:p>
    <w:p w14:paraId="55A9A18B" w14:textId="29B277FA" w:rsidR="00907019" w:rsidRDefault="00907019">
      <w:pPr>
        <w:pStyle w:val="NormalWeb"/>
        <w:numPr>
          <w:ilvl w:val="0"/>
          <w:numId w:val="17"/>
        </w:numPr>
        <w:spacing w:before="0" w:beforeAutospacing="0" w:after="0" w:afterAutospacing="0"/>
        <w:rPr>
          <w:iCs/>
        </w:rPr>
      </w:pPr>
      <w:r>
        <w:rPr>
          <w:iCs/>
        </w:rPr>
        <w:t>Primary target market(s).</w:t>
      </w:r>
    </w:p>
    <w:p w14:paraId="4698CBDC" w14:textId="753607B5" w:rsidR="00907019" w:rsidRDefault="00907019">
      <w:pPr>
        <w:pStyle w:val="NormalWeb"/>
        <w:numPr>
          <w:ilvl w:val="0"/>
          <w:numId w:val="17"/>
        </w:numPr>
        <w:spacing w:before="0" w:beforeAutospacing="0" w:after="0" w:afterAutospacing="0"/>
        <w:rPr>
          <w:iCs/>
        </w:rPr>
      </w:pPr>
      <w:r>
        <w:rPr>
          <w:iCs/>
        </w:rPr>
        <w:t>Value proposition to the customer.</w:t>
      </w:r>
    </w:p>
    <w:p w14:paraId="11554338" w14:textId="048D16C7" w:rsidR="00907019" w:rsidRDefault="00504B8C">
      <w:pPr>
        <w:pStyle w:val="NormalWeb"/>
        <w:numPr>
          <w:ilvl w:val="0"/>
          <w:numId w:val="17"/>
        </w:numPr>
        <w:spacing w:before="0" w:beforeAutospacing="0" w:after="0" w:afterAutospacing="0"/>
        <w:rPr>
          <w:iCs/>
        </w:rPr>
      </w:pPr>
      <w:r>
        <w:rPr>
          <w:iCs/>
        </w:rPr>
        <w:t xml:space="preserve">Detailed </w:t>
      </w:r>
      <w:r w:rsidR="00907019">
        <w:rPr>
          <w:iCs/>
        </w:rPr>
        <w:t xml:space="preserve">analysis of </w:t>
      </w:r>
      <w:r>
        <w:rPr>
          <w:iCs/>
        </w:rPr>
        <w:t xml:space="preserve">4-6 </w:t>
      </w:r>
      <w:r w:rsidR="00907019">
        <w:rPr>
          <w:iCs/>
        </w:rPr>
        <w:t>major competitors (</w:t>
      </w:r>
      <w:r>
        <w:rPr>
          <w:iCs/>
        </w:rPr>
        <w:t>unless adequately covered in</w:t>
      </w:r>
      <w:r w:rsidR="00907019">
        <w:rPr>
          <w:iCs/>
        </w:rPr>
        <w:t xml:space="preserve"> five forces analysis)</w:t>
      </w:r>
    </w:p>
    <w:p w14:paraId="13730732" w14:textId="7ADD355A" w:rsidR="00907019" w:rsidRDefault="00907019">
      <w:pPr>
        <w:pStyle w:val="NormalWeb"/>
        <w:numPr>
          <w:ilvl w:val="0"/>
          <w:numId w:val="17"/>
        </w:numPr>
        <w:spacing w:before="0" w:beforeAutospacing="0" w:after="0" w:afterAutospacing="0"/>
        <w:rPr>
          <w:iCs/>
        </w:rPr>
      </w:pPr>
      <w:r>
        <w:rPr>
          <w:iCs/>
        </w:rPr>
        <w:t>Source of differentiation relative to customers</w:t>
      </w:r>
    </w:p>
    <w:p w14:paraId="1354B4E9" w14:textId="41C43BAD" w:rsidR="00907019" w:rsidRDefault="00907019">
      <w:pPr>
        <w:pStyle w:val="NormalWeb"/>
        <w:numPr>
          <w:ilvl w:val="0"/>
          <w:numId w:val="17"/>
        </w:numPr>
        <w:spacing w:before="0" w:beforeAutospacing="0" w:after="0" w:afterAutospacing="0"/>
        <w:rPr>
          <w:iCs/>
        </w:rPr>
      </w:pPr>
      <w:r>
        <w:rPr>
          <w:iCs/>
        </w:rPr>
        <w:t>Source of competitive advantage</w:t>
      </w:r>
      <w:r w:rsidR="006A6AD6">
        <w:rPr>
          <w:iCs/>
        </w:rPr>
        <w:t xml:space="preserve"> and sustainability thereof.</w:t>
      </w:r>
    </w:p>
    <w:p w14:paraId="13FD445E" w14:textId="3ED943E4" w:rsidR="00907019" w:rsidRDefault="00907019">
      <w:pPr>
        <w:pStyle w:val="NormalWeb"/>
        <w:numPr>
          <w:ilvl w:val="0"/>
          <w:numId w:val="17"/>
        </w:numPr>
        <w:spacing w:before="0" w:beforeAutospacing="0" w:after="0" w:afterAutospacing="0"/>
        <w:rPr>
          <w:iCs/>
        </w:rPr>
      </w:pPr>
      <w:r>
        <w:rPr>
          <w:iCs/>
        </w:rPr>
        <w:t>Core competencies (tangible and intangible resources) that lead to competitive advantage</w:t>
      </w:r>
    </w:p>
    <w:p w14:paraId="300E518E" w14:textId="0E00267F" w:rsidR="00907019" w:rsidRDefault="00907019">
      <w:pPr>
        <w:pStyle w:val="NormalWeb"/>
        <w:numPr>
          <w:ilvl w:val="0"/>
          <w:numId w:val="17"/>
        </w:numPr>
        <w:spacing w:before="0" w:beforeAutospacing="0" w:after="0" w:afterAutospacing="0"/>
        <w:rPr>
          <w:iCs/>
        </w:rPr>
      </w:pPr>
      <w:r>
        <w:rPr>
          <w:iCs/>
        </w:rPr>
        <w:t xml:space="preserve">Major </w:t>
      </w:r>
      <w:r w:rsidR="00FC72E5">
        <w:rPr>
          <w:iCs/>
        </w:rPr>
        <w:t xml:space="preserve">opportunities, </w:t>
      </w:r>
      <w:r>
        <w:rPr>
          <w:iCs/>
        </w:rPr>
        <w:t>weaknesses or threats</w:t>
      </w:r>
    </w:p>
    <w:p w14:paraId="14007DA9" w14:textId="20323CF5" w:rsidR="00907019" w:rsidRDefault="00907019">
      <w:pPr>
        <w:pStyle w:val="NormalWeb"/>
        <w:numPr>
          <w:ilvl w:val="0"/>
          <w:numId w:val="17"/>
        </w:numPr>
        <w:spacing w:before="0" w:beforeAutospacing="0" w:after="0" w:afterAutospacing="0"/>
        <w:rPr>
          <w:iCs/>
        </w:rPr>
      </w:pPr>
      <w:r>
        <w:rPr>
          <w:iCs/>
        </w:rPr>
        <w:t>Analyze the company using the method outlined in the Blue Ocean Strategy article.</w:t>
      </w:r>
    </w:p>
    <w:p w14:paraId="42594611" w14:textId="75E1C374" w:rsidR="006A6AD6" w:rsidRDefault="006A6AD6" w:rsidP="006A6AD6">
      <w:pPr>
        <w:pStyle w:val="NormalWeb"/>
        <w:spacing w:before="0" w:beforeAutospacing="0" w:after="0" w:afterAutospacing="0"/>
        <w:rPr>
          <w:iCs/>
        </w:rPr>
      </w:pPr>
    </w:p>
    <w:p w14:paraId="71142BB4" w14:textId="24248E47" w:rsidR="006A6AD6" w:rsidRDefault="006A6AD6" w:rsidP="006A6AD6">
      <w:pPr>
        <w:pStyle w:val="NormalWeb"/>
        <w:spacing w:before="0" w:beforeAutospacing="0" w:after="0" w:afterAutospacing="0"/>
        <w:rPr>
          <w:iCs/>
        </w:rPr>
      </w:pPr>
      <w:r w:rsidRPr="00D12808">
        <w:rPr>
          <w:i/>
        </w:rPr>
        <w:t>Impact Analysis:</w:t>
      </w:r>
      <w:r>
        <w:rPr>
          <w:iCs/>
        </w:rPr>
        <w:t xml:space="preserve">  This section should outline the primary social and environmental mission, values, frameworks, strategies, and practices pursued by your company.  What do they do that makes them stand out as a more social or environmental firm?  You can often glean much of this from a sustainability or CSR report if it exists.  But you should also view this information with a critical eye</w:t>
      </w:r>
      <w:r w:rsidR="00DF2687">
        <w:rPr>
          <w:iCs/>
        </w:rPr>
        <w:t xml:space="preserve"> (and find multiple sources and opinions)</w:t>
      </w:r>
      <w:r>
        <w:rPr>
          <w:iCs/>
        </w:rPr>
        <w:t xml:space="preserve">, as well as thinking about the negative impacts of their operations.  You might consider using the B corporation or other standards to help you asses their relative </w:t>
      </w:r>
      <w:r w:rsidR="00504B8C">
        <w:rPr>
          <w:iCs/>
        </w:rPr>
        <w:t>strengths or weakness</w:t>
      </w:r>
      <w:r>
        <w:rPr>
          <w:iCs/>
        </w:rPr>
        <w:t xml:space="preserve">.  I am also interested in their </w:t>
      </w:r>
      <w:r w:rsidR="009F323D">
        <w:rPr>
          <w:iCs/>
        </w:rPr>
        <w:t>advocacy</w:t>
      </w:r>
      <w:r>
        <w:rPr>
          <w:iCs/>
        </w:rPr>
        <w:t xml:space="preserve"> efforts and whether the company is doing anything to drive systemic </w:t>
      </w:r>
      <w:r w:rsidR="00261E85">
        <w:rPr>
          <w:iCs/>
        </w:rPr>
        <w:t>change or</w:t>
      </w:r>
      <w:r>
        <w:rPr>
          <w:iCs/>
        </w:rPr>
        <w:t xml:space="preserve"> perhaps resisting such change.  Also, </w:t>
      </w:r>
      <w:r w:rsidR="00504B8C">
        <w:rPr>
          <w:iCs/>
        </w:rPr>
        <w:t>what are the outcomes of their efforts?  Is the firm really having a positive impact?  W</w:t>
      </w:r>
      <w:r w:rsidR="00840E5A">
        <w:rPr>
          <w:iCs/>
        </w:rPr>
        <w:t xml:space="preserve">hy are they pursuing these efforts and </w:t>
      </w:r>
      <w:r>
        <w:rPr>
          <w:iCs/>
        </w:rPr>
        <w:t>h</w:t>
      </w:r>
      <w:r w:rsidRPr="006D5A81">
        <w:rPr>
          <w:iCs/>
        </w:rPr>
        <w:t>o</w:t>
      </w:r>
      <w:r>
        <w:rPr>
          <w:iCs/>
        </w:rPr>
        <w:t>w</w:t>
      </w:r>
      <w:r w:rsidRPr="006D5A81">
        <w:rPr>
          <w:iCs/>
        </w:rPr>
        <w:t xml:space="preserve"> </w:t>
      </w:r>
      <w:r w:rsidR="00840E5A">
        <w:rPr>
          <w:iCs/>
        </w:rPr>
        <w:t xml:space="preserve">do </w:t>
      </w:r>
      <w:r w:rsidRPr="006D5A81">
        <w:rPr>
          <w:iCs/>
        </w:rPr>
        <w:t>the</w:t>
      </w:r>
      <w:r w:rsidR="00840E5A">
        <w:rPr>
          <w:iCs/>
        </w:rPr>
        <w:t>y</w:t>
      </w:r>
      <w:r w:rsidRPr="006D5A81">
        <w:rPr>
          <w:iCs/>
        </w:rPr>
        <w:t xml:space="preserve"> contribute to the success of the </w:t>
      </w:r>
      <w:r w:rsidR="009F323D">
        <w:rPr>
          <w:iCs/>
        </w:rPr>
        <w:t>company</w:t>
      </w:r>
      <w:r w:rsidR="00840E5A">
        <w:rPr>
          <w:iCs/>
        </w:rPr>
        <w:t xml:space="preserve"> - risk reduction, cost reduction, employee recruitment and retention, market acquisition?</w:t>
      </w:r>
    </w:p>
    <w:p w14:paraId="6D44853D" w14:textId="77777777" w:rsidR="00907019" w:rsidRDefault="00907019" w:rsidP="00907019">
      <w:pPr>
        <w:pStyle w:val="NormalWeb"/>
        <w:spacing w:before="0" w:beforeAutospacing="0" w:after="0" w:afterAutospacing="0"/>
        <w:rPr>
          <w:iCs/>
        </w:rPr>
      </w:pPr>
    </w:p>
    <w:p w14:paraId="0B04CC62" w14:textId="2C5F0BCE" w:rsidR="00907019" w:rsidRPr="00907019" w:rsidRDefault="00907019" w:rsidP="00907019">
      <w:pPr>
        <w:pStyle w:val="NormalWeb"/>
        <w:spacing w:before="0" w:beforeAutospacing="0" w:after="0" w:afterAutospacing="0"/>
        <w:rPr>
          <w:i/>
        </w:rPr>
      </w:pPr>
      <w:r w:rsidRPr="00907019">
        <w:rPr>
          <w:i/>
        </w:rPr>
        <w:t xml:space="preserve">Financial Analysis and Success Indicators: </w:t>
      </w:r>
      <w:r w:rsidRPr="00907019">
        <w:rPr>
          <w:iCs/>
        </w:rPr>
        <w:t xml:space="preserve">Examine the financial position and outcomes of your company.  </w:t>
      </w:r>
      <w:r w:rsidR="006A6AD6">
        <w:rPr>
          <w:iCs/>
        </w:rPr>
        <w:t>Also include any other indicators of success.  This should be a relatively extensive section and include graphics</w:t>
      </w:r>
      <w:r w:rsidR="000B1340">
        <w:rPr>
          <w:iCs/>
        </w:rPr>
        <w:t xml:space="preserve"> and/or tables</w:t>
      </w:r>
      <w:r w:rsidR="006A6AD6">
        <w:rPr>
          <w:iCs/>
        </w:rPr>
        <w:t xml:space="preserve"> of central statistics like revenues, profitability, stock price, </w:t>
      </w:r>
      <w:r w:rsidR="000B1340">
        <w:rPr>
          <w:iCs/>
        </w:rPr>
        <w:t xml:space="preserve">market capitalization, </w:t>
      </w:r>
      <w:r w:rsidR="006A6AD6">
        <w:rPr>
          <w:iCs/>
        </w:rPr>
        <w:t>and critical ratios</w:t>
      </w:r>
      <w:r w:rsidR="000B1340">
        <w:rPr>
          <w:iCs/>
        </w:rPr>
        <w:t>, especially stock price/earnings and stock price/revenue ratios.</w:t>
      </w:r>
    </w:p>
    <w:p w14:paraId="68308FE4" w14:textId="77777777" w:rsidR="006D5A81" w:rsidRDefault="006D5A81" w:rsidP="006D5A81">
      <w:pPr>
        <w:pStyle w:val="NormalWeb"/>
        <w:spacing w:before="0" w:beforeAutospacing="0" w:after="0" w:afterAutospacing="0"/>
        <w:ind w:firstLine="720"/>
        <w:rPr>
          <w:iCs/>
        </w:rPr>
      </w:pPr>
    </w:p>
    <w:p w14:paraId="67366B37" w14:textId="3B81F714" w:rsidR="006D5A81" w:rsidRDefault="006D5A81" w:rsidP="006D5A81">
      <w:pPr>
        <w:pStyle w:val="NormalWeb"/>
        <w:spacing w:before="0" w:beforeAutospacing="0" w:after="0" w:afterAutospacing="0"/>
        <w:rPr>
          <w:iCs/>
        </w:rPr>
      </w:pPr>
      <w:r w:rsidRPr="00D12808">
        <w:rPr>
          <w:i/>
        </w:rPr>
        <w:t>Analysis</w:t>
      </w:r>
      <w:r w:rsidR="00FC72E5">
        <w:rPr>
          <w:i/>
        </w:rPr>
        <w:t>, Recommendations,</w:t>
      </w:r>
      <w:r w:rsidRPr="00D12808">
        <w:rPr>
          <w:i/>
        </w:rPr>
        <w:t xml:space="preserve"> and Conclusion</w:t>
      </w:r>
      <w:r w:rsidR="00D12808" w:rsidRPr="00D12808">
        <w:rPr>
          <w:i/>
        </w:rPr>
        <w:t xml:space="preserve">: </w:t>
      </w:r>
      <w:r w:rsidR="00D12808">
        <w:rPr>
          <w:iCs/>
        </w:rPr>
        <w:t xml:space="preserve"> This is a particularly important section of the report, as I want you to </w:t>
      </w:r>
      <w:r w:rsidR="00FC72E5">
        <w:rPr>
          <w:iCs/>
        </w:rPr>
        <w:t xml:space="preserve">summarize and </w:t>
      </w:r>
      <w:r w:rsidR="00FD5AE2">
        <w:rPr>
          <w:iCs/>
        </w:rPr>
        <w:t xml:space="preserve">critically </w:t>
      </w:r>
      <w:r w:rsidR="00D12808">
        <w:rPr>
          <w:iCs/>
        </w:rPr>
        <w:t xml:space="preserve">analyze </w:t>
      </w:r>
      <w:r w:rsidR="00FD5AE2">
        <w:rPr>
          <w:iCs/>
        </w:rPr>
        <w:t xml:space="preserve">the company’s strategy, competitive position, sustainability/CSR practices, and prospects.  </w:t>
      </w:r>
      <w:r w:rsidR="00FC72E5">
        <w:rPr>
          <w:iCs/>
        </w:rPr>
        <w:t>Overall, what do you think of this company and its efforts.  Do you expect them to be successful in the future?  Also, can you make any recommendations for improving the company’s competitive position or impact</w:t>
      </w:r>
      <w:r w:rsidR="00840E5A">
        <w:rPr>
          <w:iCs/>
        </w:rPr>
        <w:t xml:space="preserve"> approach or practices</w:t>
      </w:r>
      <w:r w:rsidR="00FC72E5">
        <w:rPr>
          <w:iCs/>
        </w:rPr>
        <w:t xml:space="preserve">?  </w:t>
      </w:r>
      <w:r w:rsidR="00840E5A">
        <w:rPr>
          <w:iCs/>
        </w:rPr>
        <w:t>Is there any way they can drive systems change to enhance their competitive position and improve social and environmental outcomes for the industry as a whole</w:t>
      </w:r>
      <w:r w:rsidR="00504B8C">
        <w:rPr>
          <w:iCs/>
        </w:rPr>
        <w:t>?</w:t>
      </w:r>
    </w:p>
    <w:p w14:paraId="1519E5AC" w14:textId="77777777" w:rsidR="006A6AD6" w:rsidRPr="006D5A81" w:rsidRDefault="006A6AD6" w:rsidP="006D5A81">
      <w:pPr>
        <w:pStyle w:val="NormalWeb"/>
        <w:spacing w:before="0" w:beforeAutospacing="0" w:after="0" w:afterAutospacing="0"/>
        <w:rPr>
          <w:iCs/>
        </w:rPr>
      </w:pPr>
    </w:p>
    <w:p w14:paraId="2DBC0030" w14:textId="0D1C63DC" w:rsidR="006D5A81" w:rsidRPr="006D5A81" w:rsidRDefault="006D5A81" w:rsidP="006D5A81">
      <w:pPr>
        <w:pStyle w:val="NormalWeb"/>
        <w:spacing w:before="0" w:beforeAutospacing="0" w:after="0" w:afterAutospacing="0"/>
        <w:rPr>
          <w:iCs/>
        </w:rPr>
      </w:pPr>
      <w:r w:rsidRPr="00FC72E5">
        <w:rPr>
          <w:i/>
        </w:rPr>
        <w:t>Works Cited</w:t>
      </w:r>
      <w:r w:rsidR="00FC72E5" w:rsidRPr="00FC72E5">
        <w:rPr>
          <w:i/>
        </w:rPr>
        <w:t>:</w:t>
      </w:r>
      <w:r w:rsidR="00FC72E5">
        <w:rPr>
          <w:iCs/>
        </w:rPr>
        <w:t xml:space="preserve"> </w:t>
      </w:r>
      <w:r w:rsidRPr="006D5A81">
        <w:rPr>
          <w:iCs/>
        </w:rPr>
        <w:t>APA “works cited” format at end of report and referenced throughout document</w:t>
      </w:r>
      <w:r w:rsidR="00B1577E">
        <w:rPr>
          <w:iCs/>
        </w:rPr>
        <w:t xml:space="preserve"> (numbered endnotes).</w:t>
      </w:r>
    </w:p>
    <w:p w14:paraId="4BD56519" w14:textId="54944BDE" w:rsidR="00BC10E7" w:rsidRDefault="00BC10E7" w:rsidP="00F73D61">
      <w:pPr>
        <w:pStyle w:val="NormalWeb"/>
        <w:spacing w:before="0" w:beforeAutospacing="0" w:after="0" w:afterAutospacing="0"/>
        <w:rPr>
          <w:iCs/>
        </w:rPr>
      </w:pPr>
    </w:p>
    <w:p w14:paraId="582F710B" w14:textId="4DAD4188" w:rsidR="00BC10E7" w:rsidRDefault="006A6AD6" w:rsidP="00F73D61">
      <w:pPr>
        <w:pStyle w:val="NormalWeb"/>
        <w:spacing w:before="0" w:beforeAutospacing="0" w:after="0" w:afterAutospacing="0"/>
        <w:rPr>
          <w:i/>
        </w:rPr>
      </w:pPr>
      <w:r w:rsidRPr="00FC72E5">
        <w:rPr>
          <w:i/>
        </w:rPr>
        <w:t>Appendices</w:t>
      </w:r>
      <w:r w:rsidR="00FC72E5">
        <w:rPr>
          <w:i/>
        </w:rPr>
        <w:t xml:space="preserve">: </w:t>
      </w:r>
      <w:r w:rsidR="00FC72E5" w:rsidRPr="00FC72E5">
        <w:rPr>
          <w:iCs/>
        </w:rPr>
        <w:t>Keep it short, but if there is anything interesting you want to also include, place it here.</w:t>
      </w:r>
      <w:r w:rsidR="00FC72E5">
        <w:rPr>
          <w:i/>
        </w:rPr>
        <w:t xml:space="preserve">  </w:t>
      </w:r>
    </w:p>
    <w:p w14:paraId="578F8E37" w14:textId="77777777" w:rsidR="00B1577E" w:rsidRDefault="00B1577E" w:rsidP="00F73D61">
      <w:pPr>
        <w:pStyle w:val="NormalWeb"/>
        <w:spacing w:before="0" w:beforeAutospacing="0" w:after="0" w:afterAutospacing="0"/>
        <w:rPr>
          <w:i/>
        </w:rPr>
      </w:pPr>
    </w:p>
    <w:p w14:paraId="7FFE850D" w14:textId="04EA2AC3" w:rsidR="00B1577E" w:rsidRDefault="00B1577E" w:rsidP="00B1577E">
      <w:pPr>
        <w:pStyle w:val="Normal1"/>
        <w:jc w:val="both"/>
        <w:rPr>
          <w:rFonts w:ascii="Times New Roman" w:eastAsia="Times New Roman" w:hAnsi="Times New Roman" w:cs="Times New Roman"/>
          <w:b/>
          <w:bCs/>
          <w:color w:val="auto"/>
          <w:sz w:val="24"/>
          <w:szCs w:val="24"/>
        </w:rPr>
      </w:pPr>
      <w:r w:rsidRPr="00E916ED">
        <w:rPr>
          <w:rFonts w:ascii="Times New Roman" w:eastAsia="Times New Roman" w:hAnsi="Times New Roman" w:cs="Times New Roman"/>
          <w:b/>
          <w:bCs/>
          <w:color w:val="auto"/>
          <w:sz w:val="24"/>
          <w:szCs w:val="24"/>
        </w:rPr>
        <w:t xml:space="preserve">Team Peer Evaluation (75 points): </w:t>
      </w:r>
    </w:p>
    <w:p w14:paraId="62433F34" w14:textId="77777777" w:rsidR="00B1577E" w:rsidRPr="00E916ED" w:rsidRDefault="00B1577E">
      <w:pPr>
        <w:pStyle w:val="Normal1"/>
        <w:numPr>
          <w:ilvl w:val="0"/>
          <w:numId w:val="23"/>
        </w:numPr>
        <w:ind w:left="360" w:hanging="359"/>
        <w:jc w:val="both"/>
        <w:rPr>
          <w:rFonts w:ascii="Times New Roman" w:eastAsia="Verdana" w:hAnsi="Times New Roman" w:cs="Times New Roman"/>
          <w:sz w:val="24"/>
          <w:szCs w:val="24"/>
        </w:rPr>
      </w:pPr>
      <w:r w:rsidRPr="00E916ED">
        <w:rPr>
          <w:rFonts w:ascii="Times New Roman" w:eastAsia="Verdana" w:hAnsi="Times New Roman" w:cs="Times New Roman"/>
          <w:sz w:val="24"/>
          <w:szCs w:val="24"/>
        </w:rPr>
        <w:t>I will also collect peer evaluations at the end of the course to gauge the extent of everyone’s participation in the project</w:t>
      </w:r>
    </w:p>
    <w:p w14:paraId="48DC94EB" w14:textId="77777777" w:rsidR="00B1577E" w:rsidRPr="0050102B" w:rsidRDefault="00B1577E">
      <w:pPr>
        <w:pStyle w:val="Normal1"/>
        <w:numPr>
          <w:ilvl w:val="0"/>
          <w:numId w:val="23"/>
        </w:numPr>
        <w:ind w:left="360" w:hanging="359"/>
        <w:jc w:val="both"/>
        <w:rPr>
          <w:rFonts w:ascii="Times New Roman" w:eastAsia="Verdana" w:hAnsi="Times New Roman" w:cs="Times New Roman"/>
          <w:sz w:val="24"/>
          <w:szCs w:val="24"/>
        </w:rPr>
      </w:pPr>
      <w:r w:rsidRPr="00A80FC6">
        <w:rPr>
          <w:rFonts w:ascii="Times New Roman" w:eastAsia="Verdana" w:hAnsi="Times New Roman" w:cs="Times New Roman"/>
          <w:sz w:val="24"/>
          <w:szCs w:val="24"/>
        </w:rPr>
        <w:lastRenderedPageBreak/>
        <w:t xml:space="preserve">A </w:t>
      </w:r>
      <w:r w:rsidRPr="00190190">
        <w:rPr>
          <w:rFonts w:ascii="Times New Roman" w:eastAsia="Verdana" w:hAnsi="Times New Roman" w:cs="Times New Roman"/>
          <w:sz w:val="24"/>
          <w:szCs w:val="24"/>
        </w:rPr>
        <w:t>Team Member Peer Evaluation</w:t>
      </w:r>
      <w:r w:rsidRPr="00A80FC6">
        <w:rPr>
          <w:rFonts w:ascii="Times New Roman" w:eastAsia="Verdana" w:hAnsi="Times New Roman" w:cs="Times New Roman"/>
          <w:sz w:val="24"/>
          <w:szCs w:val="24"/>
        </w:rPr>
        <w:t xml:space="preserve"> </w:t>
      </w:r>
      <w:r>
        <w:rPr>
          <w:rFonts w:ascii="Times New Roman" w:eastAsia="Verdana" w:hAnsi="Times New Roman" w:cs="Times New Roman"/>
          <w:sz w:val="24"/>
          <w:szCs w:val="24"/>
        </w:rPr>
        <w:t>spreadsheet</w:t>
      </w:r>
      <w:r w:rsidRPr="0050102B">
        <w:rPr>
          <w:rFonts w:ascii="Times New Roman" w:eastAsia="Verdana" w:hAnsi="Times New Roman" w:cs="Times New Roman"/>
          <w:sz w:val="24"/>
          <w:szCs w:val="24"/>
        </w:rPr>
        <w:t xml:space="preserve"> will be used by each </w:t>
      </w:r>
      <w:r>
        <w:rPr>
          <w:rFonts w:ascii="Times New Roman" w:eastAsia="Verdana" w:hAnsi="Times New Roman" w:cs="Times New Roman"/>
          <w:sz w:val="24"/>
          <w:szCs w:val="24"/>
        </w:rPr>
        <w:t>student</w:t>
      </w:r>
      <w:r w:rsidRPr="0050102B">
        <w:rPr>
          <w:rFonts w:ascii="Times New Roman" w:eastAsia="Verdana" w:hAnsi="Times New Roman" w:cs="Times New Roman"/>
          <w:sz w:val="24"/>
          <w:szCs w:val="24"/>
        </w:rPr>
        <w:t xml:space="preserve"> to assess the team participation of your teammates (this is NOT a self-assessment).</w:t>
      </w:r>
    </w:p>
    <w:p w14:paraId="5149CBD8" w14:textId="77777777" w:rsidR="00B1577E" w:rsidRPr="0050102B" w:rsidRDefault="00B1577E">
      <w:pPr>
        <w:pStyle w:val="Normal1"/>
        <w:numPr>
          <w:ilvl w:val="0"/>
          <w:numId w:val="23"/>
        </w:numPr>
        <w:ind w:left="360" w:hanging="359"/>
        <w:jc w:val="both"/>
        <w:rPr>
          <w:rFonts w:ascii="Times New Roman" w:eastAsia="Verdana" w:hAnsi="Times New Roman" w:cs="Times New Roman"/>
          <w:sz w:val="24"/>
          <w:szCs w:val="24"/>
        </w:rPr>
      </w:pPr>
      <w:r w:rsidRPr="0050102B">
        <w:rPr>
          <w:rFonts w:ascii="Times New Roman" w:eastAsia="Verdana" w:hAnsi="Times New Roman" w:cs="Times New Roman"/>
          <w:sz w:val="24"/>
          <w:szCs w:val="24"/>
        </w:rPr>
        <w:t>One completed Team Member Peer Evaluation is to be uploaded into Canvas by each team member no later than the beginning of the last class meeting of the semester unles</w:t>
      </w:r>
      <w:r>
        <w:rPr>
          <w:rFonts w:ascii="Times New Roman" w:eastAsia="Verdana" w:hAnsi="Times New Roman" w:cs="Times New Roman"/>
          <w:sz w:val="24"/>
          <w:szCs w:val="24"/>
        </w:rPr>
        <w:t>s arranged separately with the I</w:t>
      </w:r>
      <w:r w:rsidRPr="0050102B">
        <w:rPr>
          <w:rFonts w:ascii="Times New Roman" w:eastAsia="Verdana" w:hAnsi="Times New Roman" w:cs="Times New Roman"/>
          <w:sz w:val="24"/>
          <w:szCs w:val="24"/>
        </w:rPr>
        <w:t>C.</w:t>
      </w:r>
    </w:p>
    <w:p w14:paraId="171DFA75" w14:textId="75C45891" w:rsidR="00B1577E" w:rsidRDefault="00B1577E">
      <w:pPr>
        <w:pStyle w:val="Normal1"/>
        <w:numPr>
          <w:ilvl w:val="0"/>
          <w:numId w:val="23"/>
        </w:numPr>
        <w:ind w:left="360" w:hanging="359"/>
        <w:jc w:val="both"/>
        <w:rPr>
          <w:rFonts w:ascii="Times New Roman" w:eastAsia="Verdana" w:hAnsi="Times New Roman" w:cs="Times New Roman"/>
          <w:sz w:val="24"/>
          <w:szCs w:val="24"/>
        </w:rPr>
      </w:pPr>
      <w:r w:rsidRPr="0050102B">
        <w:rPr>
          <w:rFonts w:ascii="Times New Roman" w:eastAsia="Verdana" w:hAnsi="Times New Roman" w:cs="Times New Roman"/>
          <w:sz w:val="24"/>
          <w:szCs w:val="24"/>
        </w:rPr>
        <w:t>Teamwork is important and anyone who becomes dead weight is the team’s responsibility</w:t>
      </w:r>
      <w:r w:rsidR="00190190">
        <w:rPr>
          <w:rFonts w:ascii="Times New Roman" w:eastAsia="Verdana" w:hAnsi="Times New Roman" w:cs="Times New Roman"/>
          <w:sz w:val="24"/>
          <w:szCs w:val="24"/>
        </w:rPr>
        <w:t>.  The team should follow the process outlined in their team charter to work with the team member to resolve any issues</w:t>
      </w:r>
      <w:r w:rsidRPr="0050102B">
        <w:rPr>
          <w:rFonts w:ascii="Times New Roman" w:eastAsia="Verdana" w:hAnsi="Times New Roman" w:cs="Times New Roman"/>
          <w:sz w:val="24"/>
          <w:szCs w:val="24"/>
        </w:rPr>
        <w:t xml:space="preserve">. In extreme cases, </w:t>
      </w:r>
      <w:r w:rsidR="00190190">
        <w:rPr>
          <w:rFonts w:ascii="Times New Roman" w:eastAsia="Verdana" w:hAnsi="Times New Roman" w:cs="Times New Roman"/>
          <w:sz w:val="24"/>
          <w:szCs w:val="24"/>
        </w:rPr>
        <w:t xml:space="preserve">the team may reach out to their IC or instructor to help resolve issues.  If these methods do not help, the non-performing member may have to complete the project alone.  </w:t>
      </w:r>
    </w:p>
    <w:p w14:paraId="741E1DF0" w14:textId="3D0BA13B" w:rsidR="00B1577E" w:rsidRPr="0050102B" w:rsidRDefault="00B1577E">
      <w:pPr>
        <w:pStyle w:val="Normal1"/>
        <w:numPr>
          <w:ilvl w:val="0"/>
          <w:numId w:val="23"/>
        </w:numPr>
        <w:ind w:left="360" w:hanging="359"/>
        <w:jc w:val="both"/>
        <w:rPr>
          <w:rFonts w:ascii="Times New Roman" w:eastAsia="Verdana" w:hAnsi="Times New Roman" w:cs="Times New Roman"/>
          <w:sz w:val="24"/>
          <w:szCs w:val="24"/>
        </w:rPr>
      </w:pPr>
      <w:r>
        <w:rPr>
          <w:rFonts w:ascii="Times New Roman" w:eastAsia="Verdana" w:hAnsi="Times New Roman" w:cs="Times New Roman"/>
          <w:sz w:val="24"/>
          <w:szCs w:val="24"/>
        </w:rPr>
        <w:t xml:space="preserve">A low grade on team peer evaluations may also affect your final grade on the </w:t>
      </w:r>
      <w:r w:rsidR="000C1E5B">
        <w:rPr>
          <w:rFonts w:ascii="Times New Roman" w:eastAsia="Verdana" w:hAnsi="Times New Roman" w:cs="Times New Roman"/>
          <w:sz w:val="24"/>
          <w:szCs w:val="24"/>
        </w:rPr>
        <w:t>written report</w:t>
      </w:r>
      <w:r>
        <w:rPr>
          <w:rFonts w:ascii="Times New Roman" w:eastAsia="Verdana" w:hAnsi="Times New Roman" w:cs="Times New Roman"/>
          <w:sz w:val="24"/>
          <w:szCs w:val="24"/>
        </w:rPr>
        <w:t xml:space="preserve"> and presentation.</w:t>
      </w:r>
    </w:p>
    <w:p w14:paraId="426F6C4F" w14:textId="77777777" w:rsidR="00B1577E" w:rsidRPr="00E916ED" w:rsidRDefault="00B1577E">
      <w:pPr>
        <w:pStyle w:val="Normal1"/>
        <w:numPr>
          <w:ilvl w:val="0"/>
          <w:numId w:val="23"/>
        </w:numPr>
        <w:ind w:left="360" w:hanging="359"/>
        <w:jc w:val="both"/>
        <w:rPr>
          <w:rFonts w:ascii="Times New Roman" w:eastAsia="Verdana" w:hAnsi="Times New Roman" w:cs="Times New Roman"/>
          <w:sz w:val="24"/>
          <w:szCs w:val="24"/>
        </w:rPr>
      </w:pPr>
      <w:r w:rsidRPr="0043714C">
        <w:rPr>
          <w:rFonts w:ascii="Times New Roman" w:eastAsia="Verdana" w:hAnsi="Times New Roman" w:cs="Times New Roman"/>
          <w:sz w:val="24"/>
          <w:szCs w:val="24"/>
        </w:rPr>
        <w:t>The grading rubric for Team Participation is:</w:t>
      </w:r>
      <w:r>
        <w:rPr>
          <w:rFonts w:ascii="Times New Roman" w:eastAsia="Verdana" w:hAnsi="Times New Roman" w:cs="Times New Roman"/>
          <w:sz w:val="24"/>
          <w:szCs w:val="24"/>
        </w:rPr>
        <w:t xml:space="preserve"> </w:t>
      </w:r>
      <w:r w:rsidRPr="00E916ED">
        <w:rPr>
          <w:rFonts w:ascii="Times New Roman" w:eastAsia="Verdana" w:hAnsi="Times New Roman" w:cs="Times New Roman"/>
          <w:sz w:val="24"/>
          <w:szCs w:val="24"/>
        </w:rPr>
        <w:t>An average of the Team Peer Evaluation scores submitted by the other team members.</w:t>
      </w:r>
    </w:p>
    <w:p w14:paraId="6E1F9102" w14:textId="4005F8A6" w:rsidR="00E8293B" w:rsidRPr="001F134A" w:rsidRDefault="00E8293B" w:rsidP="001F134A">
      <w:pPr>
        <w:tabs>
          <w:tab w:val="left" w:pos="80"/>
          <w:tab w:val="left" w:pos="520"/>
          <w:tab w:val="left" w:pos="620"/>
          <w:tab w:val="left" w:pos="1520"/>
          <w:tab w:val="left" w:pos="1700"/>
          <w:tab w:val="left" w:pos="1880"/>
          <w:tab w:val="left" w:pos="2420"/>
          <w:tab w:val="left" w:pos="4680"/>
          <w:tab w:val="left" w:pos="6980"/>
          <w:tab w:val="left" w:pos="7020"/>
          <w:tab w:val="left" w:pos="9260"/>
        </w:tabs>
        <w:spacing w:line="280" w:lineRule="atLeast"/>
        <w:ind w:right="-36"/>
        <w:jc w:val="both"/>
        <w:rPr>
          <w:sz w:val="22"/>
        </w:rPr>
      </w:pPr>
    </w:p>
    <w:p w14:paraId="47BC2AC0" w14:textId="29E5C0BB" w:rsidR="00B172C0" w:rsidRPr="003E5029" w:rsidRDefault="00823B7B" w:rsidP="003E5029">
      <w:pPr>
        <w:tabs>
          <w:tab w:val="left" w:pos="80"/>
          <w:tab w:val="left" w:pos="520"/>
          <w:tab w:val="left" w:pos="620"/>
          <w:tab w:val="left" w:pos="900"/>
          <w:tab w:val="left" w:pos="1520"/>
          <w:tab w:val="left" w:pos="1700"/>
          <w:tab w:val="left" w:pos="1880"/>
          <w:tab w:val="left" w:pos="2420"/>
          <w:tab w:val="left" w:pos="4680"/>
          <w:tab w:val="left" w:pos="6980"/>
          <w:tab w:val="left" w:pos="7020"/>
          <w:tab w:val="left" w:pos="9260"/>
        </w:tabs>
        <w:spacing w:line="280" w:lineRule="atLeast"/>
        <w:ind w:right="-36"/>
        <w:outlineLvl w:val="0"/>
        <w:rPr>
          <w:b/>
          <w:bCs/>
          <w:szCs w:val="28"/>
        </w:rPr>
      </w:pPr>
      <w:r w:rsidRPr="003E5029">
        <w:rPr>
          <w:b/>
          <w:bCs/>
          <w:szCs w:val="28"/>
        </w:rPr>
        <w:t>Grading</w:t>
      </w:r>
      <w:r w:rsidR="00B172C0" w:rsidRPr="003E5029">
        <w:rPr>
          <w:b/>
          <w:bCs/>
          <w:szCs w:val="28"/>
        </w:rPr>
        <w:t xml:space="preserve"> Scale</w:t>
      </w:r>
    </w:p>
    <w:p w14:paraId="3A112A56" w14:textId="510BAE7C" w:rsidR="000E4240" w:rsidRPr="003E5029" w:rsidRDefault="000E4240" w:rsidP="006E4EB3">
      <w:pPr>
        <w:tabs>
          <w:tab w:val="left" w:pos="80"/>
          <w:tab w:val="left" w:pos="520"/>
          <w:tab w:val="left" w:pos="620"/>
          <w:tab w:val="left" w:pos="900"/>
          <w:tab w:val="left" w:pos="1520"/>
          <w:tab w:val="left" w:pos="1700"/>
          <w:tab w:val="left" w:pos="1880"/>
          <w:tab w:val="left" w:pos="2420"/>
          <w:tab w:val="left" w:pos="4680"/>
          <w:tab w:val="left" w:pos="6980"/>
          <w:tab w:val="left" w:pos="7020"/>
          <w:tab w:val="left" w:pos="9260"/>
        </w:tabs>
        <w:spacing w:line="280" w:lineRule="atLeast"/>
        <w:ind w:right="-36"/>
        <w:outlineLvl w:val="0"/>
        <w:rPr>
          <w:color w:val="000000"/>
        </w:rPr>
      </w:pPr>
      <w:r w:rsidRPr="003E5029">
        <w:rPr>
          <w:color w:val="000000"/>
        </w:rPr>
        <w:t>The scale for grading is shown below, although I reserve the right to modify the scale based upon my judgment.</w:t>
      </w:r>
      <w:r w:rsidRPr="003E5029">
        <w:rPr>
          <w:rStyle w:val="apple-converted-space"/>
          <w:color w:val="000000"/>
        </w:rPr>
        <w:t> </w:t>
      </w:r>
      <w:r w:rsidRPr="003E5029">
        <w:rPr>
          <w:bCs/>
          <w:iCs/>
          <w:color w:val="000000"/>
        </w:rPr>
        <w:t xml:space="preserve">The plus-minus grading scheme </w:t>
      </w:r>
      <w:r w:rsidR="001B0BA4" w:rsidRPr="003E5029">
        <w:rPr>
          <w:bCs/>
          <w:iCs/>
          <w:color w:val="000000"/>
        </w:rPr>
        <w:t>will</w:t>
      </w:r>
      <w:r w:rsidRPr="003E5029">
        <w:rPr>
          <w:bCs/>
          <w:iCs/>
          <w:color w:val="000000"/>
        </w:rPr>
        <w:t xml:space="preserve"> be used to distinguish between a weak, moderate, and strong letter grade.</w:t>
      </w:r>
      <w:r w:rsidRPr="003E5029">
        <w:rPr>
          <w:color w:val="000000"/>
        </w:rPr>
        <w:t> </w:t>
      </w:r>
    </w:p>
    <w:p w14:paraId="5A301217" w14:textId="77777777" w:rsidR="001B0BA4" w:rsidRDefault="000E4240" w:rsidP="000E4240">
      <w:pPr>
        <w:jc w:val="both"/>
        <w:rPr>
          <w:color w:val="000000"/>
          <w:sz w:val="22"/>
          <w:szCs w:val="22"/>
        </w:rPr>
      </w:pPr>
      <w:r w:rsidRPr="000E4240">
        <w:rPr>
          <w:color w:val="000000"/>
          <w:sz w:val="22"/>
          <w:szCs w:val="22"/>
        </w:rPr>
        <w:t>                             </w:t>
      </w:r>
    </w:p>
    <w:p w14:paraId="713587EA" w14:textId="1B2B8607" w:rsidR="001B0BA4" w:rsidRPr="00275AAF" w:rsidRDefault="001B0BA4" w:rsidP="001B0BA4">
      <w:pPr>
        <w:ind w:firstLine="720"/>
      </w:pPr>
      <w:r w:rsidRPr="00275AAF">
        <w:t>9</w:t>
      </w:r>
      <w:r>
        <w:t>2</w:t>
      </w:r>
      <w:r w:rsidRPr="00275AAF">
        <w:t>-100%</w:t>
      </w:r>
      <w:r w:rsidRPr="00275AAF">
        <w:tab/>
        <w:t>A</w:t>
      </w:r>
      <w:r w:rsidRPr="00275AAF">
        <w:tab/>
      </w:r>
      <w:r w:rsidRPr="00275AAF">
        <w:tab/>
      </w:r>
      <w:r w:rsidRPr="00275AAF">
        <w:tab/>
        <w:t>90-9</w:t>
      </w:r>
      <w:r>
        <w:t>1.99</w:t>
      </w:r>
      <w:r w:rsidRPr="00275AAF">
        <w:t>%</w:t>
      </w:r>
      <w:r w:rsidRPr="00275AAF">
        <w:tab/>
        <w:t>A-</w:t>
      </w:r>
    </w:p>
    <w:p w14:paraId="2DAC037C" w14:textId="75338245" w:rsidR="001B0BA4" w:rsidRPr="00275AAF" w:rsidRDefault="001B0BA4" w:rsidP="001B0BA4">
      <w:r w:rsidRPr="00275AAF">
        <w:tab/>
        <w:t>8</w:t>
      </w:r>
      <w:r>
        <w:t>8</w:t>
      </w:r>
      <w:r w:rsidRPr="00275AAF">
        <w:t>-89</w:t>
      </w:r>
      <w:r>
        <w:t>.99</w:t>
      </w:r>
      <w:r w:rsidRPr="00275AAF">
        <w:t>%</w:t>
      </w:r>
      <w:r w:rsidRPr="00275AAF">
        <w:tab/>
        <w:t>B+</w:t>
      </w:r>
      <w:r w:rsidRPr="00275AAF">
        <w:tab/>
      </w:r>
      <w:r w:rsidRPr="00275AAF">
        <w:tab/>
      </w:r>
      <w:r w:rsidRPr="00275AAF">
        <w:tab/>
        <w:t>8</w:t>
      </w:r>
      <w:r>
        <w:t>2</w:t>
      </w:r>
      <w:r w:rsidRPr="00275AAF">
        <w:t>-8</w:t>
      </w:r>
      <w:r>
        <w:t>7.99</w:t>
      </w:r>
      <w:r w:rsidRPr="00275AAF">
        <w:t>%</w:t>
      </w:r>
      <w:r w:rsidRPr="00275AAF">
        <w:tab/>
        <w:t>B</w:t>
      </w:r>
    </w:p>
    <w:p w14:paraId="0C6D0FD2" w14:textId="602B973E" w:rsidR="001B0BA4" w:rsidRDefault="001B0BA4" w:rsidP="001B0BA4">
      <w:r w:rsidRPr="00275AAF">
        <w:tab/>
      </w:r>
      <w:r>
        <w:t>80-81.99</w:t>
      </w:r>
      <w:r>
        <w:tab/>
        <w:t>B-</w:t>
      </w:r>
      <w:r>
        <w:tab/>
      </w:r>
      <w:r>
        <w:tab/>
      </w:r>
      <w:r>
        <w:tab/>
        <w:t>78-79.99%</w:t>
      </w:r>
      <w:r>
        <w:tab/>
        <w:t>C+</w:t>
      </w:r>
    </w:p>
    <w:p w14:paraId="3B0E800B" w14:textId="0C10F2CD" w:rsidR="001B0BA4" w:rsidRDefault="001B0BA4" w:rsidP="001B0BA4">
      <w:pPr>
        <w:ind w:firstLine="720"/>
      </w:pPr>
      <w:r>
        <w:t xml:space="preserve">72-77.99 </w:t>
      </w:r>
      <w:r>
        <w:tab/>
        <w:t>C</w:t>
      </w:r>
      <w:r>
        <w:tab/>
      </w:r>
      <w:r>
        <w:tab/>
      </w:r>
      <w:r>
        <w:tab/>
      </w:r>
      <w:r w:rsidRPr="00275AAF">
        <w:t>70-7</w:t>
      </w:r>
      <w:r>
        <w:t>1.99</w:t>
      </w:r>
      <w:r w:rsidRPr="00275AAF">
        <w:t>%</w:t>
      </w:r>
      <w:r w:rsidRPr="00275AAF">
        <w:tab/>
        <w:t>C</w:t>
      </w:r>
      <w:r>
        <w:t>-</w:t>
      </w:r>
      <w:r w:rsidRPr="00275AAF">
        <w:tab/>
      </w:r>
      <w:r w:rsidRPr="00275AAF">
        <w:tab/>
      </w:r>
      <w:r w:rsidRPr="00275AAF">
        <w:tab/>
      </w:r>
    </w:p>
    <w:p w14:paraId="2EB7FAC5" w14:textId="33DD06A5" w:rsidR="00122E99" w:rsidRDefault="001B0BA4" w:rsidP="006E4EB3">
      <w:pPr>
        <w:jc w:val="both"/>
        <w:rPr>
          <w:b/>
          <w:bCs/>
          <w:sz w:val="22"/>
          <w:szCs w:val="22"/>
        </w:rPr>
      </w:pPr>
      <w:r w:rsidRPr="00275AAF">
        <w:tab/>
        <w:t xml:space="preserve">Below </w:t>
      </w:r>
      <w:r>
        <w:t>70</w:t>
      </w:r>
      <w:r w:rsidRPr="00275AAF">
        <w:t>%</w:t>
      </w:r>
      <w:r w:rsidRPr="00275AAF">
        <w:tab/>
      </w:r>
      <w:r>
        <w:t>D/</w:t>
      </w:r>
      <w:r w:rsidRPr="00275AAF">
        <w:t>F</w:t>
      </w:r>
      <w:r w:rsidRPr="001229F9">
        <w:tab/>
      </w:r>
    </w:p>
    <w:p w14:paraId="27B70266" w14:textId="77777777" w:rsidR="00122E99" w:rsidRDefault="00122E99" w:rsidP="006E4EB3">
      <w:pPr>
        <w:jc w:val="both"/>
        <w:rPr>
          <w:b/>
          <w:bCs/>
          <w:sz w:val="22"/>
          <w:szCs w:val="22"/>
        </w:rPr>
      </w:pPr>
    </w:p>
    <w:p w14:paraId="755F361F" w14:textId="77777777" w:rsidR="006F3E32" w:rsidRDefault="006F3E32">
      <w:pPr>
        <w:rPr>
          <w:b/>
          <w:bCs/>
        </w:rPr>
      </w:pPr>
      <w:r>
        <w:rPr>
          <w:b/>
          <w:bCs/>
        </w:rPr>
        <w:br w:type="page"/>
      </w:r>
    </w:p>
    <w:p w14:paraId="7A038E5F" w14:textId="78F8A1AC" w:rsidR="00B17485" w:rsidRPr="003E5029" w:rsidRDefault="00B17485" w:rsidP="00122E99">
      <w:pPr>
        <w:jc w:val="center"/>
        <w:rPr>
          <w:b/>
          <w:bCs/>
        </w:rPr>
      </w:pPr>
      <w:r w:rsidRPr="003E5029">
        <w:rPr>
          <w:b/>
          <w:bCs/>
        </w:rPr>
        <w:lastRenderedPageBreak/>
        <w:t>Overview Calendar</w:t>
      </w:r>
    </w:p>
    <w:p w14:paraId="25BD22A7" w14:textId="77777777" w:rsidR="00F60F4B" w:rsidRPr="003E5029" w:rsidRDefault="00F60F4B" w:rsidP="001F134A">
      <w:pPr>
        <w:jc w:val="center"/>
        <w:rPr>
          <w:color w:val="000000"/>
        </w:rPr>
      </w:pPr>
    </w:p>
    <w:p w14:paraId="5ABB9450" w14:textId="7E667879" w:rsidR="00514FAD" w:rsidRPr="00122E99" w:rsidRDefault="00F60F4B" w:rsidP="00514FAD">
      <w:pPr>
        <w:pStyle w:val="NormalWeb"/>
        <w:spacing w:before="0" w:beforeAutospacing="0" w:after="0" w:afterAutospacing="0"/>
        <w:ind w:left="720" w:hanging="720"/>
        <w:rPr>
          <w:i/>
          <w:iCs/>
        </w:rPr>
      </w:pPr>
      <w:r w:rsidRPr="00122E99">
        <w:rPr>
          <w:i/>
          <w:iCs/>
        </w:rPr>
        <w:t>Week 1</w:t>
      </w:r>
      <w:r w:rsidRPr="00122E99">
        <w:rPr>
          <w:i/>
          <w:iCs/>
        </w:rPr>
        <w:tab/>
      </w:r>
      <w:r w:rsidR="00FE641B" w:rsidRPr="00122E99">
        <w:rPr>
          <w:i/>
          <w:iCs/>
        </w:rPr>
        <w:tab/>
        <w:t>Introduction to the Course</w:t>
      </w:r>
      <w:r w:rsidR="00CA6E52" w:rsidRPr="00122E99">
        <w:rPr>
          <w:i/>
          <w:iCs/>
        </w:rPr>
        <w:t xml:space="preserve"> and</w:t>
      </w:r>
      <w:r w:rsidR="00D16FD1" w:rsidRPr="00122E99">
        <w:rPr>
          <w:i/>
          <w:iCs/>
        </w:rPr>
        <w:t xml:space="preserve"> Impact Enterprise</w:t>
      </w:r>
    </w:p>
    <w:p w14:paraId="486E9B23" w14:textId="39455401" w:rsidR="00514FAD" w:rsidRDefault="00F60F4B" w:rsidP="00514FAD">
      <w:pPr>
        <w:pStyle w:val="NormalWeb"/>
        <w:spacing w:before="0" w:beforeAutospacing="0" w:after="0" w:afterAutospacing="0"/>
        <w:ind w:left="720" w:hanging="720"/>
        <w:rPr>
          <w:i/>
          <w:iCs/>
        </w:rPr>
      </w:pPr>
      <w:r w:rsidRPr="00122E99">
        <w:rPr>
          <w:i/>
          <w:iCs/>
        </w:rPr>
        <w:t>8/</w:t>
      </w:r>
      <w:r w:rsidR="00474FE5" w:rsidRPr="00122E99">
        <w:rPr>
          <w:i/>
          <w:iCs/>
        </w:rPr>
        <w:t>25</w:t>
      </w:r>
      <w:r w:rsidRPr="00122E99">
        <w:rPr>
          <w:i/>
          <w:iCs/>
        </w:rPr>
        <w:t>, 8/2</w:t>
      </w:r>
      <w:r w:rsidR="00474FE5" w:rsidRPr="00122E99">
        <w:rPr>
          <w:i/>
          <w:iCs/>
        </w:rPr>
        <w:t>7</w:t>
      </w:r>
      <w:r w:rsidR="00514FAD" w:rsidRPr="00122E99">
        <w:rPr>
          <w:i/>
          <w:iCs/>
        </w:rPr>
        <w:tab/>
        <w:t>Commons Game</w:t>
      </w:r>
    </w:p>
    <w:p w14:paraId="3CFBC0E1" w14:textId="33872136" w:rsidR="00930D87" w:rsidRPr="00122E99" w:rsidRDefault="00930D87" w:rsidP="0068549E">
      <w:pPr>
        <w:pStyle w:val="NormalWeb"/>
        <w:spacing w:before="0" w:beforeAutospacing="0" w:after="0" w:afterAutospacing="0"/>
        <w:ind w:left="720" w:firstLine="720"/>
        <w:rPr>
          <w:i/>
          <w:iCs/>
        </w:rPr>
      </w:pPr>
      <w:r>
        <w:rPr>
          <w:bCs/>
          <w:sz w:val="22"/>
          <w:szCs w:val="22"/>
        </w:rPr>
        <w:t>Project Skill and Sector Interest Form Due 8/31 (Online Students Only)</w:t>
      </w:r>
    </w:p>
    <w:p w14:paraId="51DF1750" w14:textId="77777777" w:rsidR="00514FAD" w:rsidRPr="00122E99" w:rsidRDefault="00514FAD" w:rsidP="00514FAD">
      <w:pPr>
        <w:pStyle w:val="NormalWeb"/>
        <w:spacing w:before="0" w:beforeAutospacing="0" w:after="0" w:afterAutospacing="0"/>
        <w:ind w:left="720" w:hanging="720"/>
        <w:rPr>
          <w:i/>
          <w:iCs/>
        </w:rPr>
      </w:pPr>
    </w:p>
    <w:p w14:paraId="45A7066C" w14:textId="1EDF40A0" w:rsidR="00C05742" w:rsidRPr="00122E99" w:rsidRDefault="00F60F4B" w:rsidP="00FE641B">
      <w:pPr>
        <w:pStyle w:val="NormalWeb"/>
        <w:spacing w:before="0" w:beforeAutospacing="0" w:after="0" w:afterAutospacing="0"/>
        <w:outlineLvl w:val="0"/>
        <w:rPr>
          <w:i/>
          <w:iCs/>
        </w:rPr>
      </w:pPr>
      <w:r w:rsidRPr="00122E99">
        <w:rPr>
          <w:i/>
          <w:iCs/>
        </w:rPr>
        <w:t>Week 2</w:t>
      </w:r>
      <w:r w:rsidRPr="00122E99">
        <w:rPr>
          <w:i/>
          <w:iCs/>
        </w:rPr>
        <w:tab/>
      </w:r>
      <w:r w:rsidRPr="00122E99">
        <w:rPr>
          <w:i/>
          <w:iCs/>
        </w:rPr>
        <w:tab/>
      </w:r>
      <w:r w:rsidR="0052248A" w:rsidRPr="00122E99">
        <w:rPr>
          <w:i/>
          <w:iCs/>
        </w:rPr>
        <w:t xml:space="preserve">Commons Game </w:t>
      </w:r>
      <w:r w:rsidR="002107F1" w:rsidRPr="00122E99">
        <w:rPr>
          <w:i/>
          <w:iCs/>
        </w:rPr>
        <w:t xml:space="preserve">Overflow </w:t>
      </w:r>
      <w:r w:rsidR="0052248A" w:rsidRPr="00122E99">
        <w:rPr>
          <w:i/>
          <w:iCs/>
        </w:rPr>
        <w:t>and Debrief</w:t>
      </w:r>
    </w:p>
    <w:p w14:paraId="3FC49B25" w14:textId="403AF410" w:rsidR="00C05742" w:rsidRPr="00122E99" w:rsidRDefault="00474FE5" w:rsidP="00C05742">
      <w:pPr>
        <w:pStyle w:val="NormalWeb"/>
        <w:spacing w:before="0" w:beforeAutospacing="0" w:after="0" w:afterAutospacing="0"/>
        <w:outlineLvl w:val="0"/>
        <w:rPr>
          <w:i/>
          <w:iCs/>
        </w:rPr>
      </w:pPr>
      <w:r w:rsidRPr="00122E99">
        <w:rPr>
          <w:i/>
          <w:iCs/>
        </w:rPr>
        <w:t>9/1</w:t>
      </w:r>
      <w:r w:rsidR="00561763" w:rsidRPr="00122E99">
        <w:rPr>
          <w:i/>
          <w:iCs/>
        </w:rPr>
        <w:t xml:space="preserve">, </w:t>
      </w:r>
      <w:r w:rsidRPr="00122E99">
        <w:rPr>
          <w:i/>
          <w:iCs/>
        </w:rPr>
        <w:t>9/3</w:t>
      </w:r>
      <w:r w:rsidR="00FE641B" w:rsidRPr="00122E99">
        <w:rPr>
          <w:i/>
          <w:iCs/>
        </w:rPr>
        <w:tab/>
      </w:r>
      <w:r w:rsidR="0052248A" w:rsidRPr="00122E99">
        <w:rPr>
          <w:i/>
          <w:iCs/>
        </w:rPr>
        <w:t>Fundamentals of Business Strategy and Economic Opportunity</w:t>
      </w:r>
    </w:p>
    <w:p w14:paraId="5921F8BF" w14:textId="0C5C7F2F" w:rsidR="00930D87" w:rsidRDefault="00930D87" w:rsidP="0068549E">
      <w:pPr>
        <w:ind w:left="1440"/>
        <w:rPr>
          <w:bCs/>
          <w:sz w:val="22"/>
          <w:szCs w:val="22"/>
        </w:rPr>
      </w:pPr>
      <w:r w:rsidRPr="00973073">
        <w:rPr>
          <w:bCs/>
          <w:sz w:val="22"/>
          <w:szCs w:val="22"/>
        </w:rPr>
        <w:t xml:space="preserve">Team Formation and Sector </w:t>
      </w:r>
      <w:r w:rsidRPr="002647A2">
        <w:rPr>
          <w:bCs/>
          <w:sz w:val="22"/>
          <w:szCs w:val="22"/>
        </w:rPr>
        <w:t xml:space="preserve">Choices Due </w:t>
      </w:r>
      <w:r w:rsidRPr="001F25A6">
        <w:rPr>
          <w:bCs/>
          <w:sz w:val="22"/>
          <w:szCs w:val="22"/>
        </w:rPr>
        <w:t>9/</w:t>
      </w:r>
      <w:r>
        <w:rPr>
          <w:bCs/>
          <w:sz w:val="22"/>
          <w:szCs w:val="22"/>
        </w:rPr>
        <w:t xml:space="preserve">2 </w:t>
      </w:r>
      <w:r>
        <w:rPr>
          <w:bCs/>
        </w:rPr>
        <w:t>(On-Campus &amp; Mosaic Students Only)</w:t>
      </w:r>
    </w:p>
    <w:p w14:paraId="7082E5FC" w14:textId="096CCA70" w:rsidR="00FE641B" w:rsidRPr="00122E99" w:rsidRDefault="00FE641B" w:rsidP="00C05742">
      <w:pPr>
        <w:pStyle w:val="NormalWeb"/>
        <w:spacing w:before="0" w:beforeAutospacing="0" w:after="0" w:afterAutospacing="0"/>
        <w:rPr>
          <w:i/>
          <w:iCs/>
        </w:rPr>
      </w:pPr>
    </w:p>
    <w:p w14:paraId="7FEA5683" w14:textId="08EDFAB3" w:rsidR="00561763" w:rsidRPr="00122E99" w:rsidRDefault="00F60F4B" w:rsidP="00FE641B">
      <w:pPr>
        <w:pStyle w:val="NormalWeb"/>
        <w:spacing w:before="0" w:beforeAutospacing="0" w:after="0" w:afterAutospacing="0"/>
        <w:ind w:left="720" w:hanging="720"/>
        <w:rPr>
          <w:i/>
          <w:iCs/>
        </w:rPr>
      </w:pPr>
      <w:r w:rsidRPr="00122E99">
        <w:rPr>
          <w:i/>
          <w:iCs/>
        </w:rPr>
        <w:t>Week 3</w:t>
      </w:r>
      <w:r w:rsidRPr="00122E99">
        <w:rPr>
          <w:i/>
          <w:iCs/>
        </w:rPr>
        <w:tab/>
      </w:r>
      <w:r w:rsidR="00CA6B79" w:rsidRPr="00122E99">
        <w:rPr>
          <w:i/>
          <w:iCs/>
        </w:rPr>
        <w:tab/>
      </w:r>
      <w:r w:rsidR="0052248A" w:rsidRPr="00122E99">
        <w:rPr>
          <w:i/>
          <w:iCs/>
        </w:rPr>
        <w:t>The Business Case for Impact Enterprise</w:t>
      </w:r>
    </w:p>
    <w:p w14:paraId="74BD517F" w14:textId="422EC82E" w:rsidR="00CA6B79" w:rsidRPr="00122E99" w:rsidRDefault="00F60F4B" w:rsidP="00F60F4B">
      <w:pPr>
        <w:pStyle w:val="NormalWeb"/>
        <w:spacing w:before="0" w:beforeAutospacing="0" w:after="0" w:afterAutospacing="0"/>
        <w:ind w:left="720" w:hanging="720"/>
        <w:rPr>
          <w:i/>
          <w:iCs/>
        </w:rPr>
      </w:pPr>
      <w:r w:rsidRPr="00122E99">
        <w:rPr>
          <w:i/>
          <w:iCs/>
        </w:rPr>
        <w:t>9/</w:t>
      </w:r>
      <w:r w:rsidR="00474FE5" w:rsidRPr="00122E99">
        <w:rPr>
          <w:i/>
          <w:iCs/>
        </w:rPr>
        <w:t>8</w:t>
      </w:r>
      <w:r w:rsidRPr="00122E99">
        <w:rPr>
          <w:i/>
          <w:iCs/>
        </w:rPr>
        <w:t>, 9/</w:t>
      </w:r>
      <w:r w:rsidR="00474FE5" w:rsidRPr="00122E99">
        <w:rPr>
          <w:i/>
          <w:iCs/>
        </w:rPr>
        <w:t>10</w:t>
      </w:r>
      <w:r w:rsidRPr="00122E99">
        <w:rPr>
          <w:i/>
          <w:iCs/>
        </w:rPr>
        <w:tab/>
      </w:r>
      <w:r w:rsidR="00836B7C" w:rsidRPr="003E5029">
        <w:rPr>
          <w:i/>
        </w:rPr>
        <w:t>Company Proposals and Team Charter</w:t>
      </w:r>
      <w:r w:rsidR="00836B7C" w:rsidRPr="003E5029">
        <w:rPr>
          <w:bCs/>
          <w:i/>
        </w:rPr>
        <w:t xml:space="preserve"> Due (9/8)</w:t>
      </w:r>
    </w:p>
    <w:p w14:paraId="1019E1EA" w14:textId="77777777" w:rsidR="00CA6B79" w:rsidRPr="00122E99" w:rsidRDefault="00CA6B79" w:rsidP="00FE641B">
      <w:pPr>
        <w:pStyle w:val="NormalWeb"/>
        <w:spacing w:before="0" w:beforeAutospacing="0" w:after="0" w:afterAutospacing="0"/>
        <w:ind w:left="720" w:hanging="720"/>
        <w:rPr>
          <w:i/>
          <w:iCs/>
        </w:rPr>
      </w:pPr>
    </w:p>
    <w:p w14:paraId="236C4677" w14:textId="294B1192" w:rsidR="00657422" w:rsidRPr="00122E99" w:rsidRDefault="00F60F4B" w:rsidP="00657422">
      <w:pPr>
        <w:pStyle w:val="NormalWeb"/>
        <w:spacing w:before="0" w:beforeAutospacing="0" w:after="0" w:afterAutospacing="0"/>
        <w:ind w:left="1440" w:hanging="1440"/>
        <w:rPr>
          <w:i/>
          <w:iCs/>
        </w:rPr>
      </w:pPr>
      <w:r w:rsidRPr="00122E99">
        <w:rPr>
          <w:i/>
          <w:iCs/>
        </w:rPr>
        <w:t>Week 4</w:t>
      </w:r>
      <w:r w:rsidR="00A24152" w:rsidRPr="00122E99">
        <w:rPr>
          <w:i/>
          <w:iCs/>
        </w:rPr>
        <w:tab/>
      </w:r>
      <w:r w:rsidR="0052248A" w:rsidRPr="00122E99">
        <w:rPr>
          <w:i/>
          <w:iCs/>
        </w:rPr>
        <w:t>Strategic Differentiation in Impact Enterprise</w:t>
      </w:r>
    </w:p>
    <w:p w14:paraId="014E748C" w14:textId="0F2C888D" w:rsidR="003D6C19" w:rsidRPr="00122E99" w:rsidRDefault="00F60F4B" w:rsidP="003D6C19">
      <w:pPr>
        <w:pStyle w:val="NormalWeb"/>
        <w:spacing w:before="0" w:beforeAutospacing="0" w:after="0" w:afterAutospacing="0"/>
        <w:ind w:left="1440" w:hanging="1440"/>
        <w:rPr>
          <w:i/>
          <w:iCs/>
        </w:rPr>
      </w:pPr>
      <w:r w:rsidRPr="00122E99">
        <w:rPr>
          <w:i/>
          <w:iCs/>
        </w:rPr>
        <w:t>9/</w:t>
      </w:r>
      <w:r w:rsidR="00474FE5" w:rsidRPr="00122E99">
        <w:rPr>
          <w:i/>
          <w:iCs/>
        </w:rPr>
        <w:t>15</w:t>
      </w:r>
      <w:r w:rsidRPr="00122E99">
        <w:rPr>
          <w:i/>
          <w:iCs/>
        </w:rPr>
        <w:t>, 9/1</w:t>
      </w:r>
      <w:r w:rsidR="00474FE5" w:rsidRPr="00122E99">
        <w:rPr>
          <w:i/>
          <w:iCs/>
        </w:rPr>
        <w:t>7</w:t>
      </w:r>
      <w:r w:rsidRPr="00122E99">
        <w:rPr>
          <w:i/>
          <w:iCs/>
        </w:rPr>
        <w:t xml:space="preserve">  </w:t>
      </w:r>
      <w:r w:rsidR="00657422" w:rsidRPr="00122E99">
        <w:rPr>
          <w:i/>
          <w:iCs/>
        </w:rPr>
        <w:tab/>
      </w:r>
      <w:r w:rsidR="00780594">
        <w:rPr>
          <w:i/>
          <w:iCs/>
        </w:rPr>
        <w:t xml:space="preserve">Mid-Semester </w:t>
      </w:r>
      <w:r w:rsidR="00F30714">
        <w:rPr>
          <w:i/>
        </w:rPr>
        <w:t>Application Reports Due 9/20 (Online Students Only)</w:t>
      </w:r>
    </w:p>
    <w:p w14:paraId="06C4ECEC" w14:textId="77777777" w:rsidR="00514FAD" w:rsidRPr="00122E99" w:rsidRDefault="00514FAD" w:rsidP="00F5090B">
      <w:pPr>
        <w:pStyle w:val="NormalWeb"/>
        <w:spacing w:before="0" w:beforeAutospacing="0" w:after="0" w:afterAutospacing="0"/>
        <w:rPr>
          <w:i/>
          <w:iCs/>
        </w:rPr>
      </w:pPr>
    </w:p>
    <w:p w14:paraId="4978AB48" w14:textId="7ED4BAAD" w:rsidR="000A0219" w:rsidRPr="00122E99" w:rsidRDefault="00F60F4B" w:rsidP="00514FAD">
      <w:pPr>
        <w:pStyle w:val="NormalWeb"/>
        <w:spacing w:before="0" w:beforeAutospacing="0" w:after="0" w:afterAutospacing="0"/>
        <w:rPr>
          <w:i/>
          <w:iCs/>
        </w:rPr>
      </w:pPr>
      <w:r w:rsidRPr="00122E99">
        <w:rPr>
          <w:i/>
          <w:iCs/>
        </w:rPr>
        <w:t>Week 5</w:t>
      </w:r>
      <w:r w:rsidRPr="00122E99">
        <w:rPr>
          <w:i/>
          <w:iCs/>
        </w:rPr>
        <w:tab/>
      </w:r>
      <w:r w:rsidRPr="00122E99">
        <w:rPr>
          <w:i/>
          <w:iCs/>
        </w:rPr>
        <w:tab/>
      </w:r>
      <w:r w:rsidR="003215DF" w:rsidRPr="00122E99">
        <w:rPr>
          <w:i/>
          <w:iCs/>
        </w:rPr>
        <w:t xml:space="preserve"> </w:t>
      </w:r>
      <w:r w:rsidR="0052248A" w:rsidRPr="00122E99">
        <w:rPr>
          <w:i/>
          <w:iCs/>
        </w:rPr>
        <w:t>Systems Thinking and Systems Innovation: Environmental Economics, Market Systems,</w:t>
      </w:r>
    </w:p>
    <w:p w14:paraId="35942983" w14:textId="27FF817C" w:rsidR="00514FAD" w:rsidRPr="00122E99" w:rsidRDefault="00514FAD" w:rsidP="00514FAD">
      <w:pPr>
        <w:pStyle w:val="NormalWeb"/>
        <w:spacing w:before="0" w:beforeAutospacing="0" w:after="0" w:afterAutospacing="0"/>
        <w:rPr>
          <w:i/>
          <w:iCs/>
        </w:rPr>
      </w:pPr>
      <w:r w:rsidRPr="00122E99">
        <w:rPr>
          <w:i/>
          <w:iCs/>
        </w:rPr>
        <w:t>9</w:t>
      </w:r>
      <w:r w:rsidR="00FE641B" w:rsidRPr="00122E99">
        <w:rPr>
          <w:i/>
          <w:iCs/>
        </w:rPr>
        <w:t>/</w:t>
      </w:r>
      <w:r w:rsidR="00474FE5" w:rsidRPr="00122E99">
        <w:rPr>
          <w:i/>
          <w:iCs/>
        </w:rPr>
        <w:t>22</w:t>
      </w:r>
      <w:r w:rsidR="00561763" w:rsidRPr="00122E99">
        <w:rPr>
          <w:i/>
          <w:iCs/>
        </w:rPr>
        <w:t>, 9/</w:t>
      </w:r>
      <w:r w:rsidR="00474FE5" w:rsidRPr="00122E99">
        <w:rPr>
          <w:i/>
          <w:iCs/>
        </w:rPr>
        <w:t>24</w:t>
      </w:r>
      <w:r w:rsidR="00A24152" w:rsidRPr="00122E99">
        <w:rPr>
          <w:i/>
          <w:iCs/>
        </w:rPr>
        <w:tab/>
      </w:r>
      <w:r w:rsidR="0052248A" w:rsidRPr="00122E99">
        <w:rPr>
          <w:i/>
          <w:iCs/>
        </w:rPr>
        <w:t>and Social Welfare</w:t>
      </w:r>
    </w:p>
    <w:p w14:paraId="64FBA183" w14:textId="10095365" w:rsidR="00514FAD" w:rsidRPr="00122E99" w:rsidRDefault="00514FAD" w:rsidP="007805EC">
      <w:pPr>
        <w:pStyle w:val="NormalWeb"/>
        <w:spacing w:before="0" w:beforeAutospacing="0" w:after="0" w:afterAutospacing="0"/>
        <w:rPr>
          <w:i/>
          <w:iCs/>
        </w:rPr>
      </w:pPr>
    </w:p>
    <w:p w14:paraId="3D8A48BC" w14:textId="60178A7E" w:rsidR="00950D19" w:rsidRPr="00122E99" w:rsidRDefault="00F60F4B" w:rsidP="007805EC">
      <w:pPr>
        <w:pStyle w:val="NormalWeb"/>
        <w:spacing w:before="0" w:beforeAutospacing="0" w:after="0" w:afterAutospacing="0"/>
        <w:rPr>
          <w:i/>
          <w:iCs/>
        </w:rPr>
      </w:pPr>
      <w:r w:rsidRPr="00122E99">
        <w:rPr>
          <w:i/>
          <w:iCs/>
        </w:rPr>
        <w:t>Week 6</w:t>
      </w:r>
      <w:r w:rsidRPr="00122E99">
        <w:rPr>
          <w:i/>
          <w:iCs/>
        </w:rPr>
        <w:tab/>
        <w:t xml:space="preserve"> </w:t>
      </w:r>
      <w:r w:rsidR="00514FAD" w:rsidRPr="00122E99">
        <w:rPr>
          <w:i/>
          <w:iCs/>
        </w:rPr>
        <w:t xml:space="preserve"> </w:t>
      </w:r>
      <w:r w:rsidR="00841E4F" w:rsidRPr="00122E99">
        <w:rPr>
          <w:i/>
          <w:iCs/>
        </w:rPr>
        <w:tab/>
      </w:r>
      <w:r w:rsidR="00950D19" w:rsidRPr="00122E99">
        <w:rPr>
          <w:i/>
          <w:iCs/>
        </w:rPr>
        <w:t>Guest Lecturer, Jeff Yorzyk, Hello Fresh</w:t>
      </w:r>
    </w:p>
    <w:p w14:paraId="62994748" w14:textId="1309F7FD" w:rsidR="00F60F4B" w:rsidRPr="00122E99" w:rsidRDefault="00950D19" w:rsidP="007805EC">
      <w:pPr>
        <w:pStyle w:val="NormalWeb"/>
        <w:spacing w:before="0" w:beforeAutospacing="0" w:after="0" w:afterAutospacing="0"/>
        <w:rPr>
          <w:i/>
          <w:iCs/>
        </w:rPr>
      </w:pPr>
      <w:r w:rsidRPr="00122E99">
        <w:rPr>
          <w:i/>
          <w:iCs/>
        </w:rPr>
        <w:t>9/29, 10/1</w:t>
      </w:r>
      <w:r w:rsidRPr="00122E99">
        <w:rPr>
          <w:i/>
          <w:iCs/>
        </w:rPr>
        <w:tab/>
      </w:r>
      <w:r w:rsidR="002107F1" w:rsidRPr="00122E99">
        <w:rPr>
          <w:i/>
          <w:iCs/>
        </w:rPr>
        <w:t>Practices and Tools of Impact Enterprise: Certification, Reporting, and Metrics</w:t>
      </w:r>
      <w:r w:rsidR="002107F1" w:rsidRPr="00122E99" w:rsidDel="002107F1">
        <w:rPr>
          <w:i/>
          <w:iCs/>
          <w:highlight w:val="yellow"/>
        </w:rPr>
        <w:t xml:space="preserve"> </w:t>
      </w:r>
    </w:p>
    <w:p w14:paraId="088E8D8A" w14:textId="77777777" w:rsidR="00C70843" w:rsidRPr="00122E99" w:rsidRDefault="00C70843" w:rsidP="007805EC">
      <w:pPr>
        <w:pStyle w:val="NormalWeb"/>
        <w:spacing w:before="0" w:beforeAutospacing="0" w:after="0" w:afterAutospacing="0"/>
        <w:rPr>
          <w:i/>
          <w:iCs/>
        </w:rPr>
      </w:pPr>
    </w:p>
    <w:p w14:paraId="22F9EAB8" w14:textId="64273485" w:rsidR="00740F25" w:rsidRPr="00122E99" w:rsidRDefault="00740F25" w:rsidP="00B55D91">
      <w:pPr>
        <w:pStyle w:val="NormalWeb"/>
        <w:spacing w:before="0" w:beforeAutospacing="0" w:after="0" w:afterAutospacing="0"/>
        <w:ind w:left="1440" w:hanging="1440"/>
        <w:rPr>
          <w:i/>
          <w:iCs/>
        </w:rPr>
      </w:pPr>
      <w:r w:rsidRPr="00122E99">
        <w:rPr>
          <w:i/>
          <w:iCs/>
        </w:rPr>
        <w:t>Week 7</w:t>
      </w:r>
      <w:r w:rsidR="00C70843" w:rsidRPr="00122E99">
        <w:rPr>
          <w:i/>
          <w:iCs/>
        </w:rPr>
        <w:tab/>
      </w:r>
      <w:r w:rsidR="002107F1" w:rsidRPr="00122E99">
        <w:rPr>
          <w:i/>
          <w:iCs/>
        </w:rPr>
        <w:t>Practices and Tools of Impact Enterprise: Mission to Execution</w:t>
      </w:r>
    </w:p>
    <w:p w14:paraId="14E60959" w14:textId="4E70DBEC" w:rsidR="005B17B1" w:rsidRPr="00122E99" w:rsidRDefault="00474FE5" w:rsidP="005B17B1">
      <w:pPr>
        <w:pStyle w:val="NormalWeb"/>
        <w:spacing w:before="0" w:beforeAutospacing="0" w:after="0" w:afterAutospacing="0"/>
        <w:ind w:left="1440" w:hanging="1440"/>
        <w:rPr>
          <w:i/>
          <w:iCs/>
        </w:rPr>
      </w:pPr>
      <w:r w:rsidRPr="00122E99">
        <w:rPr>
          <w:i/>
          <w:iCs/>
        </w:rPr>
        <w:t>10/6</w:t>
      </w:r>
      <w:r w:rsidR="00740F25" w:rsidRPr="00122E99">
        <w:rPr>
          <w:i/>
          <w:iCs/>
        </w:rPr>
        <w:t>, 10/</w:t>
      </w:r>
      <w:r w:rsidRPr="00122E99">
        <w:rPr>
          <w:i/>
          <w:iCs/>
        </w:rPr>
        <w:t>8</w:t>
      </w:r>
      <w:r w:rsidR="00740F25" w:rsidRPr="00122E99">
        <w:rPr>
          <w:i/>
          <w:iCs/>
        </w:rPr>
        <w:tab/>
      </w:r>
      <w:r w:rsidR="002107F1" w:rsidRPr="00122E99">
        <w:rPr>
          <w:i/>
          <w:iCs/>
        </w:rPr>
        <w:t>Overflow</w:t>
      </w:r>
      <w:r w:rsidR="005F39B4">
        <w:rPr>
          <w:i/>
          <w:iCs/>
        </w:rPr>
        <w:t xml:space="preserve">, Foundations of Energy, </w:t>
      </w:r>
      <w:r w:rsidR="00442E91">
        <w:rPr>
          <w:i/>
          <w:iCs/>
        </w:rPr>
        <w:t>and/</w:t>
      </w:r>
      <w:r w:rsidR="005F39B4">
        <w:rPr>
          <w:i/>
          <w:iCs/>
        </w:rPr>
        <w:t>or Guest Speaker</w:t>
      </w:r>
    </w:p>
    <w:p w14:paraId="472CE94D" w14:textId="5AB1C706" w:rsidR="00F30714" w:rsidRPr="00122E99" w:rsidRDefault="00F30714" w:rsidP="003E5029">
      <w:pPr>
        <w:pStyle w:val="NormalWeb"/>
        <w:spacing w:before="0" w:beforeAutospacing="0" w:after="0" w:afterAutospacing="0"/>
        <w:ind w:left="1440"/>
        <w:rPr>
          <w:i/>
          <w:iCs/>
        </w:rPr>
      </w:pPr>
      <w:r>
        <w:rPr>
          <w:i/>
          <w:iCs/>
        </w:rPr>
        <w:t>Tentative Exam Window 10/8-10/10 (outside class)</w:t>
      </w:r>
    </w:p>
    <w:p w14:paraId="43A8B785" w14:textId="0212DBDD" w:rsidR="00514FAD" w:rsidRPr="003E5029" w:rsidRDefault="00514FAD" w:rsidP="00514FAD">
      <w:pPr>
        <w:pStyle w:val="NormalWeb"/>
        <w:spacing w:before="0" w:beforeAutospacing="0" w:after="0" w:afterAutospacing="0"/>
        <w:ind w:left="720" w:hanging="720"/>
        <w:outlineLvl w:val="0"/>
        <w:rPr>
          <w:i/>
          <w:iCs/>
        </w:rPr>
      </w:pPr>
    </w:p>
    <w:p w14:paraId="138447B2" w14:textId="675778A2" w:rsidR="00740F25" w:rsidRPr="00122E99" w:rsidRDefault="00740F25" w:rsidP="00C05742">
      <w:pPr>
        <w:pStyle w:val="NormalWeb"/>
        <w:spacing w:before="0" w:beforeAutospacing="0" w:after="0" w:afterAutospacing="0"/>
        <w:ind w:left="1440" w:hanging="1440"/>
        <w:rPr>
          <w:i/>
          <w:iCs/>
        </w:rPr>
      </w:pPr>
      <w:r w:rsidRPr="00122E99">
        <w:rPr>
          <w:i/>
        </w:rPr>
        <w:t>Week 8</w:t>
      </w:r>
      <w:r w:rsidRPr="00122E99">
        <w:rPr>
          <w:i/>
        </w:rPr>
        <w:tab/>
      </w:r>
      <w:r w:rsidR="00841E4F" w:rsidRPr="00122E99">
        <w:rPr>
          <w:i/>
          <w:iCs/>
        </w:rPr>
        <w:t xml:space="preserve"> </w:t>
      </w:r>
      <w:r w:rsidR="005F39B4" w:rsidRPr="00122E99">
        <w:rPr>
          <w:i/>
          <w:iCs/>
        </w:rPr>
        <w:t>Overflow</w:t>
      </w:r>
      <w:r w:rsidR="005F39B4">
        <w:rPr>
          <w:i/>
          <w:iCs/>
        </w:rPr>
        <w:t xml:space="preserve">, Foundations of Energy, </w:t>
      </w:r>
      <w:r w:rsidR="00442E91">
        <w:rPr>
          <w:i/>
          <w:iCs/>
        </w:rPr>
        <w:t>and/</w:t>
      </w:r>
      <w:r w:rsidR="005F39B4">
        <w:rPr>
          <w:i/>
          <w:iCs/>
        </w:rPr>
        <w:t>or Guest Speaker</w:t>
      </w:r>
    </w:p>
    <w:p w14:paraId="2D9ED915" w14:textId="443F1D3A" w:rsidR="008315A5" w:rsidRDefault="002307C3" w:rsidP="00122E99">
      <w:pPr>
        <w:pStyle w:val="NormalWeb"/>
        <w:spacing w:before="0" w:beforeAutospacing="0" w:after="0" w:afterAutospacing="0"/>
        <w:ind w:left="720" w:hanging="720"/>
        <w:rPr>
          <w:i/>
        </w:rPr>
      </w:pPr>
      <w:r w:rsidRPr="00122E99">
        <w:rPr>
          <w:i/>
        </w:rPr>
        <w:t>10/</w:t>
      </w:r>
      <w:r w:rsidR="00474FE5" w:rsidRPr="00122E99">
        <w:rPr>
          <w:i/>
        </w:rPr>
        <w:t>13</w:t>
      </w:r>
      <w:r w:rsidR="00561763" w:rsidRPr="00122E99">
        <w:rPr>
          <w:i/>
        </w:rPr>
        <w:t>, 10/</w:t>
      </w:r>
      <w:r w:rsidR="00474FE5" w:rsidRPr="00122E99">
        <w:rPr>
          <w:i/>
        </w:rPr>
        <w:t>15</w:t>
      </w:r>
      <w:r w:rsidR="007805EC" w:rsidRPr="00122E99">
        <w:rPr>
          <w:i/>
        </w:rPr>
        <w:tab/>
      </w:r>
      <w:r w:rsidR="0052248A" w:rsidRPr="00122E99">
        <w:rPr>
          <w:i/>
        </w:rPr>
        <w:t>Course Wrap-u</w:t>
      </w:r>
      <w:r w:rsidR="00FA0335">
        <w:rPr>
          <w:i/>
        </w:rPr>
        <w:t>p</w:t>
      </w:r>
    </w:p>
    <w:p w14:paraId="2E3235AA" w14:textId="2844E9F5" w:rsidR="00F30714" w:rsidRDefault="00F30714" w:rsidP="00F30714">
      <w:pPr>
        <w:pStyle w:val="NormalWeb"/>
        <w:spacing w:before="0" w:beforeAutospacing="0" w:after="0" w:afterAutospacing="0"/>
        <w:ind w:left="720" w:hanging="720"/>
        <w:rPr>
          <w:i/>
        </w:rPr>
      </w:pPr>
      <w:r>
        <w:rPr>
          <w:i/>
        </w:rPr>
        <w:tab/>
      </w:r>
      <w:r>
        <w:rPr>
          <w:i/>
        </w:rPr>
        <w:tab/>
      </w:r>
      <w:r w:rsidR="00780594">
        <w:rPr>
          <w:i/>
        </w:rPr>
        <w:t xml:space="preserve">Final </w:t>
      </w:r>
      <w:r>
        <w:rPr>
          <w:i/>
        </w:rPr>
        <w:t>Application Reports Due 10/14 (Online Students Only)</w:t>
      </w:r>
    </w:p>
    <w:p w14:paraId="2ABBC3F3" w14:textId="5940BC65" w:rsidR="00F30714" w:rsidRDefault="00F30714" w:rsidP="00122E99">
      <w:pPr>
        <w:pStyle w:val="NormalWeb"/>
        <w:spacing w:before="0" w:beforeAutospacing="0" w:after="0" w:afterAutospacing="0"/>
        <w:ind w:left="720" w:hanging="720"/>
        <w:rPr>
          <w:i/>
        </w:rPr>
      </w:pPr>
      <w:r>
        <w:rPr>
          <w:i/>
        </w:rPr>
        <w:tab/>
      </w:r>
      <w:r>
        <w:rPr>
          <w:i/>
        </w:rPr>
        <w:tab/>
        <w:t>Project Reports Due 10/16</w:t>
      </w:r>
    </w:p>
    <w:p w14:paraId="50A703D9" w14:textId="77777777" w:rsidR="007D43B2" w:rsidRPr="0068549E" w:rsidRDefault="007D43B2" w:rsidP="0068549E">
      <w:pPr>
        <w:ind w:left="720" w:right="409" w:firstLine="720"/>
        <w:rPr>
          <w:i/>
          <w:iCs/>
          <w:sz w:val="22"/>
          <w:szCs w:val="22"/>
        </w:rPr>
      </w:pPr>
      <w:r w:rsidRPr="0068549E">
        <w:rPr>
          <w:i/>
          <w:iCs/>
          <w:sz w:val="22"/>
          <w:szCs w:val="22"/>
        </w:rPr>
        <w:t>Peer Evaluations Due (10/16)</w:t>
      </w:r>
    </w:p>
    <w:p w14:paraId="553930E0" w14:textId="77777777" w:rsidR="007D43B2" w:rsidRDefault="007D43B2" w:rsidP="00122E99">
      <w:pPr>
        <w:pStyle w:val="NormalWeb"/>
        <w:spacing w:before="0" w:beforeAutospacing="0" w:after="0" w:afterAutospacing="0"/>
        <w:ind w:left="720" w:hanging="720"/>
        <w:rPr>
          <w:i/>
        </w:rPr>
      </w:pPr>
    </w:p>
    <w:p w14:paraId="77286C66" w14:textId="77777777" w:rsidR="008315A5" w:rsidRDefault="008315A5" w:rsidP="00122E99">
      <w:pPr>
        <w:pStyle w:val="NormalWeb"/>
        <w:spacing w:before="0" w:beforeAutospacing="0" w:after="0" w:afterAutospacing="0"/>
        <w:ind w:left="720" w:hanging="720"/>
        <w:rPr>
          <w:i/>
        </w:rPr>
      </w:pPr>
    </w:p>
    <w:p w14:paraId="4AF01876" w14:textId="3D418C69" w:rsidR="00B17485" w:rsidRPr="00803F64" w:rsidRDefault="00D93E74" w:rsidP="0068549E">
      <w:pPr>
        <w:rPr>
          <w:b/>
          <w:bCs/>
          <w:sz w:val="28"/>
          <w:szCs w:val="28"/>
        </w:rPr>
      </w:pPr>
      <w:r>
        <w:rPr>
          <w:i/>
        </w:rPr>
        <w:br w:type="page"/>
      </w:r>
      <w:r w:rsidR="00B17485" w:rsidRPr="00803F64">
        <w:rPr>
          <w:b/>
          <w:bCs/>
          <w:sz w:val="28"/>
          <w:szCs w:val="28"/>
        </w:rPr>
        <w:lastRenderedPageBreak/>
        <w:t>Detailed Course Schedule</w:t>
      </w:r>
    </w:p>
    <w:p w14:paraId="002854B8" w14:textId="171DD495" w:rsidR="00B17485" w:rsidRDefault="00F60F4B" w:rsidP="00B17485">
      <w:pPr>
        <w:pStyle w:val="NormalWeb"/>
        <w:spacing w:before="0" w:beforeAutospacing="0" w:after="0" w:afterAutospacing="0"/>
        <w:rPr>
          <w:i/>
          <w:iCs/>
          <w:sz w:val="28"/>
          <w:szCs w:val="28"/>
        </w:rPr>
      </w:pPr>
      <w:r>
        <w:rPr>
          <w:sz w:val="28"/>
          <w:szCs w:val="28"/>
        </w:rPr>
        <w:t xml:space="preserve">Week 1: </w:t>
      </w:r>
      <w:r w:rsidR="00266EE1">
        <w:rPr>
          <w:sz w:val="28"/>
          <w:szCs w:val="28"/>
        </w:rPr>
        <w:t>8/</w:t>
      </w:r>
      <w:r w:rsidR="00643A02">
        <w:rPr>
          <w:sz w:val="28"/>
          <w:szCs w:val="28"/>
        </w:rPr>
        <w:t>25</w:t>
      </w:r>
      <w:r w:rsidR="00657422">
        <w:rPr>
          <w:sz w:val="28"/>
          <w:szCs w:val="28"/>
        </w:rPr>
        <w:t>, 8/2</w:t>
      </w:r>
      <w:r w:rsidR="00643A02">
        <w:rPr>
          <w:sz w:val="28"/>
          <w:szCs w:val="28"/>
        </w:rPr>
        <w:t>7</w:t>
      </w:r>
      <w:r w:rsidR="00B17485" w:rsidRPr="004D6131">
        <w:rPr>
          <w:sz w:val="28"/>
          <w:szCs w:val="28"/>
        </w:rPr>
        <w:br/>
      </w:r>
      <w:r w:rsidR="00B17485" w:rsidRPr="004D6131">
        <w:rPr>
          <w:i/>
          <w:iCs/>
          <w:sz w:val="28"/>
          <w:szCs w:val="28"/>
        </w:rPr>
        <w:t>I</w:t>
      </w:r>
      <w:bookmarkStart w:id="6" w:name="Sustainable_Energy_Technologies"/>
      <w:r w:rsidR="00B17485" w:rsidRPr="004D6131">
        <w:rPr>
          <w:i/>
          <w:iCs/>
          <w:sz w:val="28"/>
          <w:szCs w:val="28"/>
        </w:rPr>
        <w:t xml:space="preserve">ntroduction to </w:t>
      </w:r>
      <w:bookmarkEnd w:id="6"/>
      <w:r w:rsidR="00B17485">
        <w:rPr>
          <w:i/>
          <w:iCs/>
          <w:sz w:val="28"/>
          <w:szCs w:val="28"/>
        </w:rPr>
        <w:t>the Course</w:t>
      </w:r>
      <w:r w:rsidR="00CA6E52">
        <w:rPr>
          <w:i/>
          <w:iCs/>
          <w:sz w:val="28"/>
          <w:szCs w:val="28"/>
        </w:rPr>
        <w:t xml:space="preserve"> and</w:t>
      </w:r>
      <w:r w:rsidR="000F6D32">
        <w:rPr>
          <w:i/>
          <w:iCs/>
          <w:sz w:val="28"/>
          <w:szCs w:val="28"/>
        </w:rPr>
        <w:t xml:space="preserve"> Impact Enterprise</w:t>
      </w:r>
    </w:p>
    <w:p w14:paraId="3E737524" w14:textId="378C1E47" w:rsidR="00A24E67" w:rsidRPr="000F6D32" w:rsidRDefault="00A24E67" w:rsidP="00B17485">
      <w:pPr>
        <w:pStyle w:val="NormalWeb"/>
        <w:spacing w:before="0" w:beforeAutospacing="0" w:after="0" w:afterAutospacing="0"/>
        <w:rPr>
          <w:i/>
          <w:iCs/>
          <w:sz w:val="28"/>
          <w:szCs w:val="28"/>
        </w:rPr>
      </w:pPr>
      <w:r>
        <w:rPr>
          <w:i/>
          <w:iCs/>
          <w:sz w:val="28"/>
          <w:szCs w:val="28"/>
        </w:rPr>
        <w:t>Commons Game</w:t>
      </w:r>
    </w:p>
    <w:tbl>
      <w:tblPr>
        <w:tblW w:w="9945" w:type="dxa"/>
        <w:tblCellMar>
          <w:left w:w="0" w:type="dxa"/>
          <w:right w:w="0" w:type="dxa"/>
        </w:tblCellMar>
        <w:tblLook w:val="0000" w:firstRow="0" w:lastRow="0" w:firstColumn="0" w:lastColumn="0" w:noHBand="0" w:noVBand="0"/>
      </w:tblPr>
      <w:tblGrid>
        <w:gridCol w:w="360"/>
        <w:gridCol w:w="1440"/>
        <w:gridCol w:w="90"/>
        <w:gridCol w:w="8055"/>
      </w:tblGrid>
      <w:tr w:rsidR="00B17485" w:rsidRPr="004D6131" w14:paraId="37C3C7C5" w14:textId="77777777">
        <w:tc>
          <w:tcPr>
            <w:tcW w:w="9945" w:type="dxa"/>
            <w:gridSpan w:val="4"/>
            <w:tcBorders>
              <w:top w:val="nil"/>
              <w:left w:val="nil"/>
              <w:bottom w:val="nil"/>
              <w:right w:val="nil"/>
            </w:tcBorders>
          </w:tcPr>
          <w:p w14:paraId="181E91C1" w14:textId="48BB7CD0" w:rsidR="000F6D32" w:rsidRDefault="00B17485">
            <w:pPr>
              <w:pStyle w:val="NormalWeb"/>
              <w:numPr>
                <w:ilvl w:val="0"/>
                <w:numId w:val="6"/>
              </w:numPr>
              <w:ind w:right="360"/>
              <w:rPr>
                <w:sz w:val="22"/>
                <w:szCs w:val="22"/>
              </w:rPr>
            </w:pPr>
            <w:r w:rsidRPr="004D6131">
              <w:rPr>
                <w:sz w:val="22"/>
                <w:szCs w:val="22"/>
              </w:rPr>
              <w:t xml:space="preserve">Introduce students to </w:t>
            </w:r>
            <w:r w:rsidR="003F0675">
              <w:rPr>
                <w:sz w:val="22"/>
                <w:szCs w:val="22"/>
              </w:rPr>
              <w:t xml:space="preserve">the </w:t>
            </w:r>
            <w:r w:rsidRPr="004D6131">
              <w:rPr>
                <w:sz w:val="22"/>
                <w:szCs w:val="22"/>
              </w:rPr>
              <w:t>content and structure of the course.</w:t>
            </w:r>
            <w:r w:rsidR="000F6D32" w:rsidRPr="00E20488">
              <w:rPr>
                <w:sz w:val="22"/>
                <w:szCs w:val="22"/>
              </w:rPr>
              <w:t xml:space="preserve"> </w:t>
            </w:r>
          </w:p>
          <w:p w14:paraId="7C2AC09D" w14:textId="77777777" w:rsidR="00B17485" w:rsidRPr="008F7604" w:rsidRDefault="000F6D32">
            <w:pPr>
              <w:pStyle w:val="NormalWeb"/>
              <w:numPr>
                <w:ilvl w:val="0"/>
                <w:numId w:val="6"/>
              </w:numPr>
              <w:spacing w:after="0" w:afterAutospacing="0"/>
              <w:rPr>
                <w:color w:val="000000" w:themeColor="text1"/>
                <w:sz w:val="22"/>
                <w:szCs w:val="22"/>
              </w:rPr>
            </w:pPr>
            <w:r w:rsidRPr="000F6D32">
              <w:rPr>
                <w:color w:val="000000" w:themeColor="text1"/>
                <w:sz w:val="22"/>
                <w:szCs w:val="22"/>
              </w:rPr>
              <w:t xml:space="preserve">Begin to </w:t>
            </w:r>
            <w:r w:rsidRPr="000F6D32">
              <w:rPr>
                <w:sz w:val="22"/>
                <w:szCs w:val="22"/>
              </w:rPr>
              <w:t xml:space="preserve">understand the </w:t>
            </w:r>
            <w:r w:rsidR="004C10F3">
              <w:rPr>
                <w:sz w:val="22"/>
                <w:szCs w:val="22"/>
              </w:rPr>
              <w:t>strategies and practices</w:t>
            </w:r>
            <w:r w:rsidRPr="000F6D32">
              <w:rPr>
                <w:sz w:val="22"/>
                <w:szCs w:val="22"/>
              </w:rPr>
              <w:t xml:space="preserve"> </w:t>
            </w:r>
            <w:r w:rsidR="004C10F3">
              <w:rPr>
                <w:sz w:val="22"/>
                <w:szCs w:val="22"/>
              </w:rPr>
              <w:t>of</w:t>
            </w:r>
            <w:r w:rsidRPr="000F6D32">
              <w:rPr>
                <w:sz w:val="22"/>
                <w:szCs w:val="22"/>
              </w:rPr>
              <w:t xml:space="preserve"> sustainable business models. </w:t>
            </w:r>
          </w:p>
          <w:p w14:paraId="059B7428" w14:textId="47F6A9B0" w:rsidR="00A24E67" w:rsidRPr="000F6D32" w:rsidRDefault="00A24E67">
            <w:pPr>
              <w:pStyle w:val="NormalWeb"/>
              <w:numPr>
                <w:ilvl w:val="0"/>
                <w:numId w:val="6"/>
              </w:numPr>
              <w:spacing w:after="0" w:afterAutospacing="0"/>
              <w:rPr>
                <w:color w:val="000000" w:themeColor="text1"/>
                <w:sz w:val="22"/>
                <w:szCs w:val="22"/>
              </w:rPr>
            </w:pPr>
            <w:r w:rsidRPr="004D6131">
              <w:rPr>
                <w:sz w:val="22"/>
                <w:szCs w:val="22"/>
              </w:rPr>
              <w:t>Utilize the “</w:t>
            </w:r>
            <w:r>
              <w:rPr>
                <w:sz w:val="22"/>
                <w:szCs w:val="22"/>
              </w:rPr>
              <w:t>Saving</w:t>
            </w:r>
            <w:r w:rsidRPr="004D6131">
              <w:rPr>
                <w:sz w:val="22"/>
                <w:szCs w:val="22"/>
              </w:rPr>
              <w:t xml:space="preserve"> the Commons” simulation to A) develop an interactive culture in the classroom, B) demonstrate the fundamentals of market </w:t>
            </w:r>
            <w:r w:rsidR="00913962">
              <w:rPr>
                <w:sz w:val="22"/>
                <w:szCs w:val="22"/>
              </w:rPr>
              <w:t>imperfections</w:t>
            </w:r>
            <w:r w:rsidR="00913962" w:rsidRPr="004D6131">
              <w:rPr>
                <w:sz w:val="22"/>
                <w:szCs w:val="22"/>
              </w:rPr>
              <w:t xml:space="preserve"> </w:t>
            </w:r>
            <w:r w:rsidRPr="004D6131">
              <w:rPr>
                <w:sz w:val="22"/>
                <w:szCs w:val="22"/>
              </w:rPr>
              <w:t>and C) begin to understand the nature of</w:t>
            </w:r>
            <w:r>
              <w:rPr>
                <w:sz w:val="22"/>
                <w:szCs w:val="22"/>
              </w:rPr>
              <w:t xml:space="preserve"> solutions to market </w:t>
            </w:r>
            <w:r w:rsidR="00913962">
              <w:rPr>
                <w:sz w:val="22"/>
                <w:szCs w:val="22"/>
              </w:rPr>
              <w:t>system problems</w:t>
            </w:r>
            <w:r>
              <w:rPr>
                <w:sz w:val="22"/>
                <w:szCs w:val="22"/>
              </w:rPr>
              <w:t>.</w:t>
            </w:r>
          </w:p>
        </w:tc>
      </w:tr>
      <w:tr w:rsidR="00A24E67" w:rsidRPr="004D6131" w14:paraId="788F4EAB" w14:textId="77777777" w:rsidTr="00684288">
        <w:tc>
          <w:tcPr>
            <w:tcW w:w="360" w:type="dxa"/>
            <w:vMerge w:val="restart"/>
            <w:tcBorders>
              <w:top w:val="nil"/>
              <w:left w:val="nil"/>
              <w:bottom w:val="nil"/>
              <w:right w:val="nil"/>
            </w:tcBorders>
          </w:tcPr>
          <w:p w14:paraId="6CD3B4F8" w14:textId="77777777" w:rsidR="00A24E67" w:rsidRPr="00803F64" w:rsidRDefault="00A24E67" w:rsidP="00A24E67">
            <w:pPr>
              <w:jc w:val="right"/>
            </w:pPr>
            <w:r w:rsidRPr="00803F64">
              <w:t> </w:t>
            </w:r>
          </w:p>
        </w:tc>
        <w:tc>
          <w:tcPr>
            <w:tcW w:w="1440" w:type="dxa"/>
            <w:tcBorders>
              <w:top w:val="nil"/>
              <w:left w:val="nil"/>
              <w:bottom w:val="nil"/>
              <w:right w:val="nil"/>
            </w:tcBorders>
          </w:tcPr>
          <w:p w14:paraId="10D27739" w14:textId="0C6C7842" w:rsidR="00A24E67" w:rsidRPr="00447E59" w:rsidRDefault="00A24E67" w:rsidP="00A24E67">
            <w:pPr>
              <w:jc w:val="right"/>
              <w:rPr>
                <w:sz w:val="22"/>
                <w:szCs w:val="22"/>
              </w:rPr>
            </w:pPr>
            <w:r>
              <w:rPr>
                <w:b/>
                <w:bCs/>
                <w:sz w:val="22"/>
                <w:szCs w:val="22"/>
              </w:rPr>
              <w:t>Preparation</w:t>
            </w:r>
            <w:r w:rsidRPr="00447E59">
              <w:rPr>
                <w:sz w:val="22"/>
                <w:szCs w:val="22"/>
              </w:rPr>
              <w:t xml:space="preserve"> </w:t>
            </w:r>
          </w:p>
        </w:tc>
        <w:tc>
          <w:tcPr>
            <w:tcW w:w="90" w:type="dxa"/>
            <w:tcBorders>
              <w:top w:val="nil"/>
              <w:left w:val="nil"/>
              <w:bottom w:val="nil"/>
              <w:right w:val="nil"/>
            </w:tcBorders>
          </w:tcPr>
          <w:p w14:paraId="75347330" w14:textId="77777777" w:rsidR="00A24E67" w:rsidRPr="00803F64" w:rsidRDefault="00A24E67" w:rsidP="00A24E67">
            <w:r w:rsidRPr="00803F64">
              <w:t> </w:t>
            </w:r>
          </w:p>
        </w:tc>
        <w:tc>
          <w:tcPr>
            <w:tcW w:w="8055" w:type="dxa"/>
            <w:tcBorders>
              <w:top w:val="nil"/>
              <w:left w:val="nil"/>
              <w:bottom w:val="nil"/>
              <w:right w:val="nil"/>
            </w:tcBorders>
          </w:tcPr>
          <w:p w14:paraId="4AFBBD51" w14:textId="56C652D9" w:rsidR="00A24E67" w:rsidRPr="00913962" w:rsidRDefault="00A24E67">
            <w:pPr>
              <w:pStyle w:val="ListParagraph"/>
              <w:numPr>
                <w:ilvl w:val="0"/>
                <w:numId w:val="10"/>
              </w:numPr>
              <w:rPr>
                <w:sz w:val="22"/>
                <w:szCs w:val="22"/>
              </w:rPr>
            </w:pPr>
            <w:r w:rsidRPr="00913962">
              <w:rPr>
                <w:sz w:val="22"/>
                <w:szCs w:val="22"/>
              </w:rPr>
              <w:t>Commons Simulation Player’s Manual</w:t>
            </w:r>
          </w:p>
          <w:p w14:paraId="0C49E928" w14:textId="77777777" w:rsidR="00A24E67" w:rsidRPr="00711BC5" w:rsidRDefault="00A24E67">
            <w:pPr>
              <w:pStyle w:val="ListParagraph"/>
              <w:numPr>
                <w:ilvl w:val="0"/>
                <w:numId w:val="10"/>
              </w:numPr>
              <w:ind w:right="360"/>
              <w:rPr>
                <w:sz w:val="22"/>
                <w:szCs w:val="22"/>
              </w:rPr>
            </w:pPr>
            <w:r w:rsidRPr="00711BC5">
              <w:rPr>
                <w:color w:val="000000"/>
                <w:sz w:val="22"/>
                <w:szCs w:val="22"/>
              </w:rPr>
              <w:t xml:space="preserve">Dean, T.J. 2013.  Sustainable Venturing: Entrepreneurial Opportunity in the Transition to a Sustainable Economy.  </w:t>
            </w:r>
            <w:r w:rsidRPr="001F25A6">
              <w:rPr>
                <w:color w:val="000000"/>
                <w:sz w:val="22"/>
                <w:szCs w:val="22"/>
              </w:rPr>
              <w:t>Pearson.</w:t>
            </w:r>
            <w:r w:rsidRPr="00711BC5">
              <w:rPr>
                <w:color w:val="000000"/>
                <w:sz w:val="22"/>
                <w:szCs w:val="22"/>
              </w:rPr>
              <w:t xml:space="preserve">  Ch</w:t>
            </w:r>
            <w:r w:rsidRPr="00711BC5">
              <w:rPr>
                <w:i/>
                <w:sz w:val="22"/>
                <w:szCs w:val="22"/>
              </w:rPr>
              <w:t>apter 1: An Introduction to Sustainable Venturing</w:t>
            </w:r>
            <w:r w:rsidRPr="00711BC5">
              <w:rPr>
                <w:sz w:val="22"/>
                <w:szCs w:val="22"/>
              </w:rPr>
              <w:t xml:space="preserve">.  </w:t>
            </w:r>
          </w:p>
          <w:p w14:paraId="0A824D1F" w14:textId="7F37298F" w:rsidR="00A24E67" w:rsidRPr="00B67D8B" w:rsidRDefault="00A24E67">
            <w:pPr>
              <w:pStyle w:val="ListParagraph"/>
              <w:numPr>
                <w:ilvl w:val="0"/>
                <w:numId w:val="10"/>
              </w:numPr>
              <w:tabs>
                <w:tab w:val="left" w:pos="80"/>
                <w:tab w:val="left" w:pos="400"/>
                <w:tab w:val="left" w:pos="792"/>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0"/>
              <w:rPr>
                <w:sz w:val="22"/>
                <w:szCs w:val="22"/>
              </w:rPr>
            </w:pPr>
            <w:r w:rsidRPr="00B67D8B">
              <w:rPr>
                <w:sz w:val="22"/>
                <w:szCs w:val="22"/>
              </w:rPr>
              <w:t xml:space="preserve">Cleantech Group.  The </w:t>
            </w:r>
            <w:r w:rsidRPr="008F7604">
              <w:rPr>
                <w:sz w:val="22"/>
                <w:szCs w:val="22"/>
              </w:rPr>
              <w:t>202</w:t>
            </w:r>
            <w:r w:rsidR="00913962" w:rsidRPr="008F7604">
              <w:rPr>
                <w:sz w:val="22"/>
                <w:szCs w:val="22"/>
              </w:rPr>
              <w:t>6</w:t>
            </w:r>
            <w:r w:rsidRPr="00B67D8B">
              <w:rPr>
                <w:sz w:val="22"/>
                <w:szCs w:val="22"/>
              </w:rPr>
              <w:t xml:space="preserve"> </w:t>
            </w:r>
            <w:r w:rsidRPr="00B67D8B">
              <w:rPr>
                <w:i/>
                <w:sz w:val="22"/>
                <w:szCs w:val="22"/>
              </w:rPr>
              <w:t xml:space="preserve">Global Cleantech 100.  </w:t>
            </w:r>
            <w:r w:rsidRPr="00B67D8B">
              <w:rPr>
                <w:iCs/>
                <w:sz w:val="22"/>
                <w:szCs w:val="22"/>
              </w:rPr>
              <w:t>(SKIM Closely)</w:t>
            </w:r>
          </w:p>
          <w:p w14:paraId="7833DC17" w14:textId="41E7DD0B" w:rsidR="00A24E67" w:rsidRPr="004D6131" w:rsidRDefault="00451F98" w:rsidP="00A24E67">
            <w:pPr>
              <w:ind w:left="296" w:hanging="270"/>
              <w:rPr>
                <w:sz w:val="22"/>
                <w:szCs w:val="22"/>
              </w:rPr>
            </w:pPr>
            <w:hyperlink r:id="rId11" w:history="1">
              <w:r w:rsidRPr="00451F98">
                <w:rPr>
                  <w:rStyle w:val="Hyperlink"/>
                </w:rPr>
                <w:t>https://www.cleantech.com/the-global-cleantech-100/</w:t>
              </w:r>
            </w:hyperlink>
            <w:r>
              <w:t xml:space="preserve"> </w:t>
            </w:r>
          </w:p>
        </w:tc>
      </w:tr>
      <w:tr w:rsidR="00A24E67" w:rsidRPr="00DE4344" w14:paraId="0D1A1DAB" w14:textId="77777777" w:rsidTr="00684288">
        <w:tc>
          <w:tcPr>
            <w:tcW w:w="360" w:type="dxa"/>
            <w:vMerge/>
            <w:tcBorders>
              <w:top w:val="nil"/>
              <w:left w:val="nil"/>
              <w:bottom w:val="nil"/>
              <w:right w:val="nil"/>
            </w:tcBorders>
            <w:vAlign w:val="center"/>
          </w:tcPr>
          <w:p w14:paraId="2CCA011D" w14:textId="77777777" w:rsidR="00A24E67" w:rsidRPr="00803F64" w:rsidRDefault="00A24E67" w:rsidP="00A24E67"/>
        </w:tc>
        <w:tc>
          <w:tcPr>
            <w:tcW w:w="1440" w:type="dxa"/>
            <w:tcBorders>
              <w:top w:val="nil"/>
              <w:left w:val="nil"/>
              <w:bottom w:val="nil"/>
              <w:right w:val="nil"/>
            </w:tcBorders>
          </w:tcPr>
          <w:p w14:paraId="5C998D46" w14:textId="77777777" w:rsidR="00A24E67" w:rsidRPr="00803F64" w:rsidRDefault="00A24E67" w:rsidP="00A24E67">
            <w:pPr>
              <w:jc w:val="right"/>
            </w:pPr>
            <w:r>
              <w:rPr>
                <w:b/>
                <w:bCs/>
                <w:sz w:val="22"/>
                <w:szCs w:val="22"/>
              </w:rPr>
              <w:t>In-Class</w:t>
            </w:r>
          </w:p>
        </w:tc>
        <w:tc>
          <w:tcPr>
            <w:tcW w:w="90" w:type="dxa"/>
            <w:tcBorders>
              <w:top w:val="nil"/>
              <w:left w:val="nil"/>
              <w:bottom w:val="nil"/>
              <w:right w:val="nil"/>
            </w:tcBorders>
          </w:tcPr>
          <w:p w14:paraId="09CDAB2C" w14:textId="77777777" w:rsidR="00A24E67" w:rsidRPr="00803F64" w:rsidRDefault="00A24E67" w:rsidP="00A24E67">
            <w:r w:rsidRPr="00803F64">
              <w:t> </w:t>
            </w:r>
          </w:p>
        </w:tc>
        <w:tc>
          <w:tcPr>
            <w:tcW w:w="8055" w:type="dxa"/>
            <w:tcBorders>
              <w:top w:val="nil"/>
              <w:left w:val="nil"/>
              <w:bottom w:val="nil"/>
              <w:right w:val="nil"/>
            </w:tcBorders>
          </w:tcPr>
          <w:p w14:paraId="437A93F7" w14:textId="16FB091E" w:rsidR="00A24E67" w:rsidRPr="000F6D32" w:rsidRDefault="00A24E67" w:rsidP="00A24E67">
            <w:pPr>
              <w:pStyle w:val="NormalWeb"/>
              <w:spacing w:before="0" w:beforeAutospacing="0" w:after="0" w:afterAutospacing="0"/>
              <w:rPr>
                <w:sz w:val="22"/>
                <w:szCs w:val="22"/>
              </w:rPr>
            </w:pPr>
            <w:r>
              <w:rPr>
                <w:sz w:val="22"/>
                <w:szCs w:val="22"/>
              </w:rPr>
              <w:t>Introduction to</w:t>
            </w:r>
            <w:r w:rsidRPr="000F6D32">
              <w:rPr>
                <w:sz w:val="22"/>
                <w:szCs w:val="22"/>
              </w:rPr>
              <w:t xml:space="preserve"> Impact Enterprise</w:t>
            </w:r>
          </w:p>
          <w:p w14:paraId="29CB812B" w14:textId="43344EAF" w:rsidR="00A24E67" w:rsidRPr="000F6D32" w:rsidRDefault="00A24E67" w:rsidP="00A24E67">
            <w:pPr>
              <w:rPr>
                <w:sz w:val="22"/>
                <w:szCs w:val="22"/>
              </w:rPr>
            </w:pPr>
            <w:r w:rsidRPr="000F6D32">
              <w:rPr>
                <w:sz w:val="22"/>
                <w:szCs w:val="22"/>
              </w:rPr>
              <w:t xml:space="preserve">Course </w:t>
            </w:r>
            <w:r>
              <w:rPr>
                <w:sz w:val="22"/>
                <w:szCs w:val="22"/>
              </w:rPr>
              <w:t xml:space="preserve">and Syllabus </w:t>
            </w:r>
            <w:r w:rsidRPr="000F6D32">
              <w:rPr>
                <w:sz w:val="22"/>
                <w:szCs w:val="22"/>
              </w:rPr>
              <w:t>Overview</w:t>
            </w:r>
          </w:p>
          <w:p w14:paraId="603624B7" w14:textId="77777777" w:rsidR="00A24E67" w:rsidRDefault="00A24E67" w:rsidP="00A24E67">
            <w:pPr>
              <w:rPr>
                <w:sz w:val="22"/>
                <w:szCs w:val="22"/>
              </w:rPr>
            </w:pPr>
            <w:r w:rsidRPr="000F6D32">
              <w:rPr>
                <w:sz w:val="22"/>
                <w:szCs w:val="22"/>
              </w:rPr>
              <w:t>Student Introductions</w:t>
            </w:r>
          </w:p>
          <w:p w14:paraId="1E571054" w14:textId="0D94A234" w:rsidR="006140AA" w:rsidRPr="0068549E" w:rsidRDefault="00A24E67" w:rsidP="00A24E67">
            <w:pPr>
              <w:rPr>
                <w:color w:val="000000" w:themeColor="text1"/>
                <w:sz w:val="22"/>
                <w:szCs w:val="22"/>
              </w:rPr>
            </w:pPr>
            <w:r w:rsidRPr="00467DB4">
              <w:rPr>
                <w:rStyle w:val="Hyperlink"/>
                <w:color w:val="000000" w:themeColor="text1"/>
                <w:sz w:val="22"/>
                <w:szCs w:val="22"/>
                <w:u w:val="none"/>
              </w:rPr>
              <w:t>Team Project Discussion and S</w:t>
            </w:r>
            <w:r w:rsidRPr="00467DB4">
              <w:rPr>
                <w:rStyle w:val="Hyperlink"/>
                <w:color w:val="000000" w:themeColor="text1"/>
                <w:u w:val="none"/>
              </w:rPr>
              <w:t xml:space="preserve">tart of </w:t>
            </w:r>
            <w:r w:rsidRPr="00467DB4">
              <w:rPr>
                <w:rStyle w:val="Hyperlink"/>
                <w:color w:val="000000" w:themeColor="text1"/>
                <w:sz w:val="22"/>
                <w:szCs w:val="22"/>
                <w:u w:val="none"/>
              </w:rPr>
              <w:t>Team Formation</w:t>
            </w:r>
          </w:p>
        </w:tc>
      </w:tr>
      <w:tr w:rsidR="00A24E67" w:rsidRPr="004D6131" w14:paraId="20B5A1DA" w14:textId="77777777" w:rsidTr="00684288">
        <w:tc>
          <w:tcPr>
            <w:tcW w:w="360" w:type="dxa"/>
            <w:vMerge/>
            <w:tcBorders>
              <w:top w:val="nil"/>
              <w:left w:val="nil"/>
              <w:bottom w:val="nil"/>
              <w:right w:val="nil"/>
            </w:tcBorders>
            <w:vAlign w:val="center"/>
          </w:tcPr>
          <w:p w14:paraId="3DF0E79D" w14:textId="77777777" w:rsidR="00A24E67" w:rsidRPr="00803F64" w:rsidRDefault="00A24E67" w:rsidP="00A24E67"/>
        </w:tc>
        <w:tc>
          <w:tcPr>
            <w:tcW w:w="1440" w:type="dxa"/>
            <w:tcBorders>
              <w:top w:val="nil"/>
              <w:left w:val="nil"/>
              <w:bottom w:val="nil"/>
              <w:right w:val="nil"/>
            </w:tcBorders>
          </w:tcPr>
          <w:p w14:paraId="5DF2383E" w14:textId="77777777" w:rsidR="00A24E67" w:rsidRPr="00803F64" w:rsidRDefault="00A24E67" w:rsidP="00A24E67">
            <w:pPr>
              <w:jc w:val="right"/>
            </w:pPr>
            <w:r w:rsidRPr="00803F64">
              <w:rPr>
                <w:b/>
                <w:bCs/>
              </w:rPr>
              <w:t xml:space="preserve">Assignment </w:t>
            </w:r>
          </w:p>
        </w:tc>
        <w:tc>
          <w:tcPr>
            <w:tcW w:w="90" w:type="dxa"/>
            <w:tcBorders>
              <w:top w:val="nil"/>
              <w:left w:val="nil"/>
              <w:bottom w:val="nil"/>
              <w:right w:val="nil"/>
            </w:tcBorders>
          </w:tcPr>
          <w:p w14:paraId="306483EE" w14:textId="77777777" w:rsidR="00A24E67" w:rsidRPr="00803F64" w:rsidRDefault="00A24E67" w:rsidP="00A24E67">
            <w:r w:rsidRPr="00803F64">
              <w:t> </w:t>
            </w:r>
          </w:p>
        </w:tc>
        <w:tc>
          <w:tcPr>
            <w:tcW w:w="8055" w:type="dxa"/>
            <w:tcBorders>
              <w:top w:val="nil"/>
              <w:left w:val="nil"/>
              <w:bottom w:val="nil"/>
              <w:right w:val="nil"/>
            </w:tcBorders>
          </w:tcPr>
          <w:p w14:paraId="19575B43" w14:textId="52ED8390" w:rsidR="00A24E67" w:rsidRDefault="00A24E67" w:rsidP="00A24E67">
            <w:pPr>
              <w:rPr>
                <w:bCs/>
                <w:sz w:val="22"/>
                <w:szCs w:val="22"/>
              </w:rPr>
            </w:pPr>
            <w:r w:rsidRPr="00973073">
              <w:rPr>
                <w:bCs/>
                <w:sz w:val="22"/>
                <w:szCs w:val="22"/>
              </w:rPr>
              <w:t xml:space="preserve">Team Formation and Sector </w:t>
            </w:r>
            <w:r w:rsidRPr="002647A2">
              <w:rPr>
                <w:bCs/>
                <w:sz w:val="22"/>
                <w:szCs w:val="22"/>
              </w:rPr>
              <w:t xml:space="preserve">Choices Due </w:t>
            </w:r>
            <w:r w:rsidRPr="001F25A6">
              <w:rPr>
                <w:bCs/>
                <w:sz w:val="22"/>
                <w:szCs w:val="22"/>
              </w:rPr>
              <w:t>9/</w:t>
            </w:r>
            <w:r w:rsidR="00930D87">
              <w:rPr>
                <w:bCs/>
                <w:sz w:val="22"/>
                <w:szCs w:val="22"/>
              </w:rPr>
              <w:t>2</w:t>
            </w:r>
            <w:r w:rsidR="006140AA">
              <w:rPr>
                <w:bCs/>
                <w:sz w:val="22"/>
                <w:szCs w:val="22"/>
              </w:rPr>
              <w:t xml:space="preserve"> </w:t>
            </w:r>
            <w:r w:rsidR="006140AA">
              <w:rPr>
                <w:bCs/>
              </w:rPr>
              <w:t>(On-Campus and Mosaic Students Only)</w:t>
            </w:r>
          </w:p>
          <w:p w14:paraId="1B262066" w14:textId="23113B6E" w:rsidR="006140AA" w:rsidRPr="004D6131" w:rsidRDefault="006140AA" w:rsidP="00930D87">
            <w:pPr>
              <w:rPr>
                <w:sz w:val="22"/>
                <w:szCs w:val="22"/>
              </w:rPr>
            </w:pPr>
            <w:r>
              <w:rPr>
                <w:bCs/>
                <w:sz w:val="22"/>
                <w:szCs w:val="22"/>
              </w:rPr>
              <w:t>Project Skill and Sector Interest Form Due 8/31 (Online Students Only)</w:t>
            </w:r>
          </w:p>
        </w:tc>
      </w:tr>
      <w:tr w:rsidR="00A24E67" w:rsidRPr="004D6131" w14:paraId="053E4D46" w14:textId="77777777" w:rsidTr="00684288">
        <w:tc>
          <w:tcPr>
            <w:tcW w:w="360" w:type="dxa"/>
            <w:vMerge/>
            <w:tcBorders>
              <w:top w:val="nil"/>
              <w:left w:val="nil"/>
              <w:bottom w:val="nil"/>
              <w:right w:val="nil"/>
            </w:tcBorders>
            <w:vAlign w:val="center"/>
          </w:tcPr>
          <w:p w14:paraId="730EF5E5" w14:textId="77777777" w:rsidR="00A24E67" w:rsidRPr="00803F64" w:rsidRDefault="00A24E67" w:rsidP="00A24E67"/>
        </w:tc>
        <w:tc>
          <w:tcPr>
            <w:tcW w:w="1440" w:type="dxa"/>
            <w:tcBorders>
              <w:top w:val="nil"/>
              <w:left w:val="nil"/>
              <w:bottom w:val="nil"/>
              <w:right w:val="nil"/>
            </w:tcBorders>
          </w:tcPr>
          <w:p w14:paraId="1FFC39E5" w14:textId="77777777" w:rsidR="00A24E67" w:rsidRPr="00803F64" w:rsidRDefault="00A24E67" w:rsidP="00A24E67">
            <w:pPr>
              <w:jc w:val="right"/>
            </w:pPr>
            <w:r w:rsidRPr="00803F64">
              <w:rPr>
                <w:b/>
                <w:bCs/>
              </w:rPr>
              <w:t>Resources</w:t>
            </w:r>
          </w:p>
        </w:tc>
        <w:tc>
          <w:tcPr>
            <w:tcW w:w="90" w:type="dxa"/>
            <w:tcBorders>
              <w:top w:val="nil"/>
              <w:left w:val="nil"/>
              <w:bottom w:val="nil"/>
              <w:right w:val="nil"/>
            </w:tcBorders>
          </w:tcPr>
          <w:p w14:paraId="2A45C8A8" w14:textId="77777777" w:rsidR="00A24E67" w:rsidRPr="00803F64" w:rsidRDefault="00A24E67" w:rsidP="00A24E67">
            <w:r w:rsidRPr="00803F64">
              <w:t> </w:t>
            </w:r>
          </w:p>
        </w:tc>
        <w:tc>
          <w:tcPr>
            <w:tcW w:w="8055" w:type="dxa"/>
            <w:tcBorders>
              <w:top w:val="nil"/>
              <w:left w:val="nil"/>
              <w:bottom w:val="nil"/>
              <w:right w:val="nil"/>
            </w:tcBorders>
          </w:tcPr>
          <w:p w14:paraId="0F866466" w14:textId="4C436087" w:rsidR="00A24E67" w:rsidRDefault="00A24E67" w:rsidP="00A24E67">
            <w:pPr>
              <w:rPr>
                <w:iCs/>
                <w:sz w:val="22"/>
                <w:szCs w:val="22"/>
              </w:rPr>
            </w:pPr>
            <w:r>
              <w:rPr>
                <w:iCs/>
                <w:sz w:val="22"/>
                <w:szCs w:val="22"/>
              </w:rPr>
              <w:t>A Beautiful Mind video clips</w:t>
            </w:r>
          </w:p>
          <w:p w14:paraId="31C645E4" w14:textId="77777777" w:rsidR="00A24E67" w:rsidRPr="0074169E" w:rsidRDefault="00A24E67" w:rsidP="00A24E67">
            <w:pPr>
              <w:rPr>
                <w:iCs/>
                <w:sz w:val="22"/>
                <w:szCs w:val="22"/>
              </w:rPr>
            </w:pPr>
            <w:r>
              <w:rPr>
                <w:iCs/>
                <w:sz w:val="22"/>
                <w:szCs w:val="22"/>
              </w:rPr>
              <w:t>Governing dynamics</w:t>
            </w:r>
            <w:r w:rsidRPr="0074169E">
              <w:rPr>
                <w:iCs/>
                <w:sz w:val="22"/>
                <w:szCs w:val="22"/>
              </w:rPr>
              <w:t xml:space="preserve">: </w:t>
            </w:r>
            <w:hyperlink r:id="rId12" w:history="1">
              <w:r w:rsidRPr="0074169E">
                <w:rPr>
                  <w:iCs/>
                  <w:sz w:val="22"/>
                  <w:szCs w:val="22"/>
                </w:rPr>
                <w:t>http://www.youtube.com/watch?v=CemLiSI5ox8</w:t>
              </w:r>
            </w:hyperlink>
          </w:p>
          <w:p w14:paraId="1E741572" w14:textId="77777777" w:rsidR="00A24E67" w:rsidRDefault="00A24E67" w:rsidP="00A24E67">
            <w:pPr>
              <w:rPr>
                <w:iCs/>
                <w:sz w:val="22"/>
                <w:szCs w:val="22"/>
              </w:rPr>
            </w:pPr>
            <w:r w:rsidRPr="0074169E">
              <w:rPr>
                <w:iCs/>
                <w:sz w:val="22"/>
                <w:szCs w:val="22"/>
              </w:rPr>
              <w:t xml:space="preserve">Nobel Prize: </w:t>
            </w:r>
            <w:hyperlink r:id="rId13" w:history="1">
              <w:r w:rsidRPr="0074169E">
                <w:rPr>
                  <w:iCs/>
                  <w:sz w:val="22"/>
                  <w:szCs w:val="22"/>
                </w:rPr>
                <w:t>http://www.youtube.com/watch?v=H7Y_mHNgnpA</w:t>
              </w:r>
            </w:hyperlink>
          </w:p>
          <w:p w14:paraId="6667732E" w14:textId="77777777" w:rsidR="00A24E67" w:rsidRDefault="00A24E67" w:rsidP="00A24E67">
            <w:pPr>
              <w:rPr>
                <w:iCs/>
                <w:sz w:val="22"/>
                <w:szCs w:val="22"/>
              </w:rPr>
            </w:pPr>
            <w:r w:rsidRPr="009746FD">
              <w:rPr>
                <w:iCs/>
                <w:sz w:val="22"/>
                <w:szCs w:val="22"/>
              </w:rPr>
              <w:t xml:space="preserve">Elinor Ostrom: </w:t>
            </w:r>
            <w:hyperlink r:id="rId14" w:history="1">
              <w:r w:rsidRPr="009746FD">
                <w:rPr>
                  <w:iCs/>
                  <w:sz w:val="22"/>
                  <w:szCs w:val="22"/>
                </w:rPr>
                <w:t>http://www.npr.org/blogs/money/2012/06/12/154872185/remembering-elinor-ostrom-nobel-laureate</w:t>
              </w:r>
            </w:hyperlink>
          </w:p>
          <w:p w14:paraId="29BA9177" w14:textId="77777777" w:rsidR="00A24E67" w:rsidRDefault="00A24E67" w:rsidP="00A24E67">
            <w:pPr>
              <w:rPr>
                <w:iCs/>
                <w:sz w:val="22"/>
                <w:szCs w:val="22"/>
              </w:rPr>
            </w:pPr>
            <w:r w:rsidRPr="009746FD">
              <w:rPr>
                <w:iCs/>
                <w:sz w:val="22"/>
                <w:szCs w:val="22"/>
              </w:rPr>
              <w:t xml:space="preserve">Elinor Ostrom: </w:t>
            </w:r>
            <w:r w:rsidRPr="007421EB">
              <w:rPr>
                <w:iCs/>
                <w:sz w:val="22"/>
                <w:szCs w:val="22"/>
              </w:rPr>
              <w:t>https://www.youtube.com/watch?v=ByXM47Ri1Kc</w:t>
            </w:r>
          </w:p>
          <w:p w14:paraId="756B4F54" w14:textId="77777777" w:rsidR="00A24E67" w:rsidRDefault="00A24E67" w:rsidP="00A24E67">
            <w:pPr>
              <w:rPr>
                <w:iCs/>
                <w:sz w:val="22"/>
                <w:szCs w:val="22"/>
              </w:rPr>
            </w:pPr>
            <w:r w:rsidRPr="0074169E">
              <w:rPr>
                <w:iCs/>
                <w:sz w:val="22"/>
                <w:szCs w:val="22"/>
              </w:rPr>
              <w:t xml:space="preserve">Game Theory: </w:t>
            </w:r>
            <w:hyperlink r:id="rId15" w:history="1">
              <w:r w:rsidRPr="0074169E">
                <w:rPr>
                  <w:iCs/>
                  <w:sz w:val="22"/>
                  <w:szCs w:val="22"/>
                </w:rPr>
                <w:t>http://www.youtube.com/watch?v=CemLiSI5ox8</w:t>
              </w:r>
            </w:hyperlink>
          </w:p>
          <w:p w14:paraId="522F8CED" w14:textId="30CF4633" w:rsidR="00A24E67" w:rsidRPr="00E76A04" w:rsidRDefault="00A24E67" w:rsidP="00A24E67">
            <w:pPr>
              <w:ind w:left="296" w:hanging="270"/>
              <w:rPr>
                <w:sz w:val="22"/>
                <w:szCs w:val="22"/>
                <w:lang w:val="fr-FR"/>
              </w:rPr>
            </w:pPr>
            <w:r>
              <w:rPr>
                <w:iCs/>
                <w:sz w:val="22"/>
                <w:szCs w:val="22"/>
              </w:rPr>
              <w:t xml:space="preserve">Kahn Academy: Tragedy of the Commons.  </w:t>
            </w:r>
            <w:hyperlink r:id="rId16" w:history="1">
              <w:r w:rsidRPr="003416DE">
                <w:rPr>
                  <w:rStyle w:val="Hyperlink"/>
                  <w:iCs/>
                  <w:sz w:val="22"/>
                  <w:szCs w:val="22"/>
                </w:rPr>
                <w:t>https://www.youtube.com/watch?v=0b2Tl0x-niw</w:t>
              </w:r>
            </w:hyperlink>
          </w:p>
        </w:tc>
      </w:tr>
      <w:tr w:rsidR="00A24E67" w:rsidRPr="004D6131" w14:paraId="4587B755" w14:textId="77777777" w:rsidTr="00684288">
        <w:tc>
          <w:tcPr>
            <w:tcW w:w="360" w:type="dxa"/>
            <w:tcBorders>
              <w:top w:val="nil"/>
              <w:left w:val="nil"/>
              <w:bottom w:val="nil"/>
              <w:right w:val="nil"/>
            </w:tcBorders>
          </w:tcPr>
          <w:p w14:paraId="42271C7E" w14:textId="4BB436CA" w:rsidR="00A24E67" w:rsidRPr="00803F64" w:rsidRDefault="00A24E67" w:rsidP="00A24E67"/>
        </w:tc>
        <w:tc>
          <w:tcPr>
            <w:tcW w:w="1440" w:type="dxa"/>
            <w:tcBorders>
              <w:top w:val="nil"/>
              <w:left w:val="nil"/>
              <w:bottom w:val="nil"/>
              <w:right w:val="nil"/>
            </w:tcBorders>
          </w:tcPr>
          <w:p w14:paraId="717CF21A" w14:textId="77777777" w:rsidR="00A24E67" w:rsidRPr="00803F64" w:rsidRDefault="00A24E67" w:rsidP="00A24E67">
            <w:pPr>
              <w:jc w:val="right"/>
            </w:pPr>
            <w:r w:rsidRPr="00803F64">
              <w:rPr>
                <w:b/>
                <w:bCs/>
              </w:rPr>
              <w:t>References</w:t>
            </w:r>
          </w:p>
        </w:tc>
        <w:tc>
          <w:tcPr>
            <w:tcW w:w="90" w:type="dxa"/>
            <w:tcBorders>
              <w:top w:val="nil"/>
              <w:left w:val="nil"/>
              <w:bottom w:val="nil"/>
              <w:right w:val="nil"/>
            </w:tcBorders>
          </w:tcPr>
          <w:p w14:paraId="6160B19A" w14:textId="77777777" w:rsidR="00A24E67" w:rsidRPr="00803F64" w:rsidRDefault="00A24E67" w:rsidP="00A24E67">
            <w:r w:rsidRPr="00803F64">
              <w:t> </w:t>
            </w:r>
          </w:p>
        </w:tc>
        <w:tc>
          <w:tcPr>
            <w:tcW w:w="8055" w:type="dxa"/>
            <w:tcBorders>
              <w:top w:val="nil"/>
              <w:left w:val="nil"/>
              <w:bottom w:val="nil"/>
              <w:right w:val="nil"/>
            </w:tcBorders>
          </w:tcPr>
          <w:p w14:paraId="744D1C4B" w14:textId="77777777" w:rsidR="00A24E67" w:rsidRDefault="00A24E67" w:rsidP="00A24E67">
            <w:p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left="296" w:right="360" w:hanging="270"/>
              <w:rPr>
                <w:sz w:val="22"/>
                <w:szCs w:val="22"/>
              </w:rPr>
            </w:pPr>
            <w:r w:rsidRPr="004D6131">
              <w:rPr>
                <w:sz w:val="22"/>
                <w:szCs w:val="22"/>
              </w:rPr>
              <w:t xml:space="preserve">Hardin, G. 1968.  The Tragedy of the Commons. </w:t>
            </w:r>
            <w:r w:rsidRPr="00EA2909">
              <w:rPr>
                <w:sz w:val="22"/>
                <w:szCs w:val="22"/>
              </w:rPr>
              <w:t>Science</w:t>
            </w:r>
            <w:r>
              <w:rPr>
                <w:sz w:val="22"/>
                <w:szCs w:val="22"/>
              </w:rPr>
              <w:t>, 162: 1243-1248.</w:t>
            </w:r>
          </w:p>
          <w:p w14:paraId="28CF929E" w14:textId="46E9040C" w:rsidR="00A24E67" w:rsidRPr="00E915B1" w:rsidRDefault="00A24E67" w:rsidP="00A24E67">
            <w:p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left="296" w:right="360" w:hanging="270"/>
              <w:rPr>
                <w:rStyle w:val="Hyperlink"/>
                <w:sz w:val="22"/>
                <w:szCs w:val="22"/>
              </w:rPr>
            </w:pPr>
            <w:r w:rsidRPr="00E915B1">
              <w:rPr>
                <w:sz w:val="22"/>
                <w:szCs w:val="22"/>
              </w:rPr>
              <w:t xml:space="preserve">Sustainable Development Goals: </w:t>
            </w:r>
            <w:hyperlink r:id="rId17" w:history="1">
              <w:r w:rsidRPr="00E915B1">
                <w:rPr>
                  <w:rStyle w:val="Hyperlink"/>
                  <w:sz w:val="22"/>
                  <w:szCs w:val="22"/>
                </w:rPr>
                <w:t>http://www.un.org/sustainabledevelopment/sustainable-development-goals/</w:t>
              </w:r>
            </w:hyperlink>
          </w:p>
          <w:p w14:paraId="4CD99465" w14:textId="77777777" w:rsidR="00A24E67" w:rsidRDefault="00A24E67" w:rsidP="00A24E67">
            <w:p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left="566" w:right="-36" w:hanging="540"/>
              <w:rPr>
                <w:sz w:val="22"/>
                <w:szCs w:val="22"/>
              </w:rPr>
            </w:pPr>
            <w:proofErr w:type="spellStart"/>
            <w:r>
              <w:rPr>
                <w:sz w:val="22"/>
                <w:szCs w:val="22"/>
              </w:rPr>
              <w:t>Beinhocker</w:t>
            </w:r>
            <w:proofErr w:type="spellEnd"/>
            <w:r>
              <w:rPr>
                <w:sz w:val="22"/>
                <w:szCs w:val="22"/>
              </w:rPr>
              <w:t xml:space="preserve">, E. &amp; Hanauer, N.  2014.  Redefining Capitalism.  </w:t>
            </w:r>
            <w:r w:rsidRPr="00BC749E">
              <w:rPr>
                <w:i/>
                <w:sz w:val="22"/>
                <w:szCs w:val="22"/>
              </w:rPr>
              <w:t>McKinsey Quarterly</w:t>
            </w:r>
            <w:r>
              <w:rPr>
                <w:sz w:val="22"/>
                <w:szCs w:val="22"/>
              </w:rPr>
              <w:t>.  September.</w:t>
            </w:r>
          </w:p>
          <w:p w14:paraId="521EB358" w14:textId="77777777" w:rsidR="00A24E67" w:rsidRDefault="00A24E67" w:rsidP="00A24E67">
            <w:p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left="566" w:right="-36" w:hanging="540"/>
              <w:rPr>
                <w:sz w:val="22"/>
                <w:szCs w:val="22"/>
              </w:rPr>
            </w:pPr>
            <w:r w:rsidRPr="00640EEA">
              <w:rPr>
                <w:sz w:val="22"/>
                <w:szCs w:val="22"/>
              </w:rPr>
              <w:t xml:space="preserve">Meadows, D.H. 1999. </w:t>
            </w:r>
            <w:r w:rsidRPr="004B2772">
              <w:rPr>
                <w:sz w:val="22"/>
                <w:szCs w:val="22"/>
              </w:rPr>
              <w:t>Leverage Points: Places to Intervene in a System</w:t>
            </w:r>
            <w:r w:rsidRPr="00640EEA">
              <w:rPr>
                <w:sz w:val="22"/>
                <w:szCs w:val="22"/>
              </w:rPr>
              <w:t xml:space="preserve">. The Sustainability Institute: 1-19. </w:t>
            </w:r>
          </w:p>
          <w:p w14:paraId="0A60FAF1" w14:textId="6DFC3CC3" w:rsidR="00A24E67" w:rsidRPr="004D6131" w:rsidRDefault="00A24E67" w:rsidP="00A24E67">
            <w:p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left="566" w:right="-36" w:hanging="540"/>
              <w:rPr>
                <w:sz w:val="22"/>
                <w:szCs w:val="22"/>
              </w:rPr>
            </w:pPr>
            <w:r w:rsidRPr="004D6131">
              <w:rPr>
                <w:sz w:val="22"/>
                <w:szCs w:val="22"/>
              </w:rPr>
              <w:t>An</w:t>
            </w:r>
            <w:r>
              <w:rPr>
                <w:sz w:val="22"/>
                <w:szCs w:val="22"/>
              </w:rPr>
              <w:t>derson, T. L. &amp; Leal, D. R. 2015</w:t>
            </w:r>
            <w:r w:rsidRPr="004D6131">
              <w:rPr>
                <w:sz w:val="22"/>
                <w:szCs w:val="22"/>
              </w:rPr>
              <w:t xml:space="preserve">.  </w:t>
            </w:r>
            <w:r w:rsidRPr="004D6131">
              <w:rPr>
                <w:i/>
                <w:sz w:val="22"/>
                <w:szCs w:val="22"/>
              </w:rPr>
              <w:t>Free-Market Environmentalism</w:t>
            </w:r>
            <w:r>
              <w:rPr>
                <w:i/>
                <w:sz w:val="22"/>
                <w:szCs w:val="22"/>
              </w:rPr>
              <w:t xml:space="preserve"> for the Next Generation</w:t>
            </w:r>
            <w:r w:rsidRPr="004D6131">
              <w:rPr>
                <w:i/>
                <w:sz w:val="22"/>
                <w:szCs w:val="22"/>
              </w:rPr>
              <w:t>.</w:t>
            </w:r>
            <w:r w:rsidRPr="004D6131">
              <w:rPr>
                <w:sz w:val="22"/>
                <w:szCs w:val="22"/>
              </w:rPr>
              <w:t xml:space="preserve">  Palgrave</w:t>
            </w:r>
            <w:r>
              <w:rPr>
                <w:sz w:val="22"/>
                <w:szCs w:val="22"/>
              </w:rPr>
              <w:t xml:space="preserve"> Macmillan,</w:t>
            </w:r>
            <w:r>
              <w:t xml:space="preserve"> NY.</w:t>
            </w:r>
            <w:r>
              <w:softHyphen/>
            </w:r>
          </w:p>
        </w:tc>
      </w:tr>
    </w:tbl>
    <w:p w14:paraId="1A76B844" w14:textId="42B9171C" w:rsidR="00330092" w:rsidRDefault="00330092">
      <w:pPr>
        <w:rPr>
          <w:i/>
          <w:iCs/>
          <w:sz w:val="28"/>
          <w:szCs w:val="28"/>
        </w:rPr>
      </w:pPr>
    </w:p>
    <w:p w14:paraId="5CC5A892" w14:textId="77777777" w:rsidR="006F3E32" w:rsidRDefault="006F3E32">
      <w:pPr>
        <w:rPr>
          <w:i/>
          <w:iCs/>
          <w:sz w:val="28"/>
          <w:szCs w:val="28"/>
        </w:rPr>
      </w:pPr>
      <w:r>
        <w:rPr>
          <w:i/>
          <w:iCs/>
          <w:sz w:val="28"/>
          <w:szCs w:val="28"/>
        </w:rPr>
        <w:br w:type="page"/>
      </w:r>
    </w:p>
    <w:p w14:paraId="61C26850" w14:textId="39A72866" w:rsidR="00EA55EE" w:rsidRDefault="00F60F4B" w:rsidP="001F134A">
      <w:pPr>
        <w:rPr>
          <w:i/>
          <w:iCs/>
          <w:sz w:val="28"/>
          <w:szCs w:val="28"/>
        </w:rPr>
      </w:pPr>
      <w:r>
        <w:rPr>
          <w:i/>
          <w:iCs/>
          <w:sz w:val="28"/>
          <w:szCs w:val="28"/>
        </w:rPr>
        <w:lastRenderedPageBreak/>
        <w:t xml:space="preserve">Week </w:t>
      </w:r>
      <w:r w:rsidR="00A24E67">
        <w:rPr>
          <w:i/>
          <w:iCs/>
          <w:sz w:val="28"/>
          <w:szCs w:val="28"/>
        </w:rPr>
        <w:t>2</w:t>
      </w:r>
      <w:r>
        <w:rPr>
          <w:i/>
          <w:iCs/>
          <w:sz w:val="28"/>
          <w:szCs w:val="28"/>
        </w:rPr>
        <w:t xml:space="preserve">: </w:t>
      </w:r>
      <w:r w:rsidR="00EA55EE">
        <w:rPr>
          <w:i/>
          <w:iCs/>
          <w:sz w:val="28"/>
          <w:szCs w:val="28"/>
        </w:rPr>
        <w:t>9/</w:t>
      </w:r>
      <w:r w:rsidR="00A24E67">
        <w:rPr>
          <w:i/>
          <w:iCs/>
          <w:sz w:val="28"/>
          <w:szCs w:val="28"/>
        </w:rPr>
        <w:t>1</w:t>
      </w:r>
      <w:r w:rsidR="00787302">
        <w:rPr>
          <w:i/>
          <w:iCs/>
          <w:sz w:val="28"/>
          <w:szCs w:val="28"/>
        </w:rPr>
        <w:t>, 9/</w:t>
      </w:r>
      <w:r w:rsidR="00A24E67">
        <w:rPr>
          <w:i/>
          <w:iCs/>
          <w:sz w:val="28"/>
          <w:szCs w:val="28"/>
        </w:rPr>
        <w:t>3</w:t>
      </w:r>
    </w:p>
    <w:p w14:paraId="2DE5B39B" w14:textId="534173FA" w:rsidR="000A0219" w:rsidRDefault="000A0219" w:rsidP="000A0219">
      <w:pPr>
        <w:pStyle w:val="NormalWeb"/>
        <w:spacing w:before="0" w:beforeAutospacing="0" w:after="0" w:afterAutospacing="0"/>
        <w:rPr>
          <w:i/>
          <w:iCs/>
          <w:sz w:val="28"/>
          <w:szCs w:val="28"/>
        </w:rPr>
      </w:pPr>
      <w:r w:rsidRPr="004D6131">
        <w:rPr>
          <w:i/>
          <w:iCs/>
          <w:sz w:val="28"/>
          <w:szCs w:val="28"/>
        </w:rPr>
        <w:t xml:space="preserve">Commons </w:t>
      </w:r>
      <w:r>
        <w:rPr>
          <w:i/>
          <w:iCs/>
          <w:sz w:val="28"/>
          <w:szCs w:val="28"/>
        </w:rPr>
        <w:t xml:space="preserve">Game </w:t>
      </w:r>
      <w:r w:rsidR="00A24E67">
        <w:rPr>
          <w:i/>
          <w:iCs/>
          <w:sz w:val="28"/>
          <w:szCs w:val="28"/>
        </w:rPr>
        <w:t xml:space="preserve">Overflow </w:t>
      </w:r>
      <w:r>
        <w:rPr>
          <w:i/>
          <w:iCs/>
          <w:sz w:val="28"/>
          <w:szCs w:val="28"/>
        </w:rPr>
        <w:t>and Debrief</w:t>
      </w:r>
    </w:p>
    <w:p w14:paraId="52D626C5" w14:textId="5BF5F4A6" w:rsidR="00A24E67" w:rsidRPr="000F6D32" w:rsidRDefault="00A24E67" w:rsidP="000A0219">
      <w:pPr>
        <w:pStyle w:val="NormalWeb"/>
        <w:spacing w:before="0" w:beforeAutospacing="0" w:after="0" w:afterAutospacing="0"/>
        <w:rPr>
          <w:i/>
          <w:iCs/>
          <w:sz w:val="28"/>
          <w:szCs w:val="28"/>
        </w:rPr>
      </w:pPr>
      <w:r>
        <w:rPr>
          <w:i/>
          <w:iCs/>
          <w:sz w:val="28"/>
          <w:szCs w:val="28"/>
        </w:rPr>
        <w:t>Fundamentals of Business Strategy and Economic Opportunity</w:t>
      </w:r>
    </w:p>
    <w:tbl>
      <w:tblPr>
        <w:tblW w:w="9945" w:type="dxa"/>
        <w:tblCellMar>
          <w:left w:w="0" w:type="dxa"/>
          <w:right w:w="0" w:type="dxa"/>
        </w:tblCellMar>
        <w:tblLook w:val="0000" w:firstRow="0" w:lastRow="0" w:firstColumn="0" w:lastColumn="0" w:noHBand="0" w:noVBand="0"/>
      </w:tblPr>
      <w:tblGrid>
        <w:gridCol w:w="450"/>
        <w:gridCol w:w="1710"/>
        <w:gridCol w:w="90"/>
        <w:gridCol w:w="7695"/>
      </w:tblGrid>
      <w:tr w:rsidR="00573511" w:rsidRPr="00803F64" w14:paraId="0F94DE25" w14:textId="77777777" w:rsidTr="008F7604">
        <w:trPr>
          <w:trHeight w:val="450"/>
        </w:trPr>
        <w:tc>
          <w:tcPr>
            <w:tcW w:w="9945" w:type="dxa"/>
            <w:gridSpan w:val="4"/>
            <w:tcBorders>
              <w:top w:val="nil"/>
              <w:left w:val="nil"/>
              <w:bottom w:val="nil"/>
              <w:right w:val="nil"/>
            </w:tcBorders>
          </w:tcPr>
          <w:p w14:paraId="72BB1EAE" w14:textId="0385A248" w:rsidR="00573511" w:rsidRPr="00B22545" w:rsidRDefault="00A24E67" w:rsidP="00A91BDA">
            <w:pPr>
              <w:pStyle w:val="NormalWeb"/>
              <w:numPr>
                <w:ilvl w:val="0"/>
                <w:numId w:val="1"/>
              </w:numPr>
              <w:rPr>
                <w:sz w:val="22"/>
                <w:szCs w:val="22"/>
              </w:rPr>
            </w:pPr>
            <w:r w:rsidRPr="00D618A6">
              <w:rPr>
                <w:sz w:val="22"/>
                <w:szCs w:val="22"/>
              </w:rPr>
              <w:t xml:space="preserve">Understand </w:t>
            </w:r>
            <w:r>
              <w:rPr>
                <w:sz w:val="22"/>
                <w:szCs w:val="22"/>
              </w:rPr>
              <w:t>foundations of business strategy and opportunity identification and evaluation</w:t>
            </w:r>
            <w:r w:rsidRPr="00D618A6">
              <w:rPr>
                <w:sz w:val="22"/>
                <w:szCs w:val="22"/>
              </w:rPr>
              <w:t>.</w:t>
            </w:r>
          </w:p>
        </w:tc>
      </w:tr>
      <w:tr w:rsidR="00A24E67" w:rsidRPr="00803F64" w14:paraId="1FFFFE9B" w14:textId="77777777" w:rsidTr="00E76A04">
        <w:tc>
          <w:tcPr>
            <w:tcW w:w="450" w:type="dxa"/>
            <w:vMerge w:val="restart"/>
            <w:tcBorders>
              <w:top w:val="nil"/>
              <w:left w:val="nil"/>
              <w:bottom w:val="nil"/>
              <w:right w:val="nil"/>
            </w:tcBorders>
          </w:tcPr>
          <w:p w14:paraId="5D1AD854" w14:textId="77777777" w:rsidR="00A24E67" w:rsidRPr="004D6131" w:rsidRDefault="00A24E67" w:rsidP="00A24E67">
            <w:pPr>
              <w:jc w:val="right"/>
              <w:rPr>
                <w:sz w:val="22"/>
                <w:szCs w:val="22"/>
              </w:rPr>
            </w:pPr>
            <w:r w:rsidRPr="004D6131">
              <w:rPr>
                <w:sz w:val="22"/>
                <w:szCs w:val="22"/>
              </w:rPr>
              <w:t> </w:t>
            </w:r>
          </w:p>
        </w:tc>
        <w:tc>
          <w:tcPr>
            <w:tcW w:w="1710" w:type="dxa"/>
            <w:tcBorders>
              <w:top w:val="nil"/>
              <w:left w:val="nil"/>
              <w:bottom w:val="nil"/>
              <w:right w:val="nil"/>
            </w:tcBorders>
          </w:tcPr>
          <w:p w14:paraId="69E9F2C4" w14:textId="10C53DA1" w:rsidR="00A24E67" w:rsidRPr="00803E02" w:rsidRDefault="00A24E67" w:rsidP="00A24E67">
            <w:pPr>
              <w:jc w:val="right"/>
              <w:rPr>
                <w:sz w:val="22"/>
                <w:szCs w:val="22"/>
              </w:rPr>
            </w:pPr>
            <w:r>
              <w:rPr>
                <w:b/>
                <w:bCs/>
                <w:sz w:val="22"/>
                <w:szCs w:val="22"/>
              </w:rPr>
              <w:t>Preparation</w:t>
            </w:r>
            <w:r w:rsidRPr="00803E02">
              <w:rPr>
                <w:sz w:val="22"/>
                <w:szCs w:val="22"/>
              </w:rPr>
              <w:t xml:space="preserve"> </w:t>
            </w:r>
          </w:p>
        </w:tc>
        <w:tc>
          <w:tcPr>
            <w:tcW w:w="90" w:type="dxa"/>
            <w:tcBorders>
              <w:top w:val="nil"/>
              <w:left w:val="nil"/>
              <w:bottom w:val="nil"/>
              <w:right w:val="nil"/>
            </w:tcBorders>
          </w:tcPr>
          <w:p w14:paraId="4F134AC1" w14:textId="77777777" w:rsidR="00A24E67" w:rsidRPr="00803E02" w:rsidRDefault="00A24E67" w:rsidP="00A24E67">
            <w:pPr>
              <w:rPr>
                <w:sz w:val="22"/>
                <w:szCs w:val="22"/>
              </w:rPr>
            </w:pPr>
            <w:r w:rsidRPr="00803E02">
              <w:rPr>
                <w:sz w:val="22"/>
                <w:szCs w:val="22"/>
              </w:rPr>
              <w:t> </w:t>
            </w:r>
          </w:p>
        </w:tc>
        <w:tc>
          <w:tcPr>
            <w:tcW w:w="7695" w:type="dxa"/>
            <w:tcBorders>
              <w:top w:val="nil"/>
              <w:left w:val="nil"/>
              <w:bottom w:val="nil"/>
              <w:right w:val="nil"/>
            </w:tcBorders>
          </w:tcPr>
          <w:p w14:paraId="173CCA8C" w14:textId="23956559" w:rsidR="00A24E67" w:rsidRPr="00CB6DE8" w:rsidRDefault="00A24E67">
            <w:pPr>
              <w:pStyle w:val="ListParagraph"/>
              <w:numPr>
                <w:ilvl w:val="0"/>
                <w:numId w:val="19"/>
              </w:num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
              <w:rPr>
                <w:rStyle w:val="tablechapter1"/>
                <w:rFonts w:ascii="Times New Roman" w:hAnsi="Times New Roman"/>
                <w:iCs/>
                <w:color w:val="auto"/>
                <w:sz w:val="22"/>
                <w:szCs w:val="22"/>
              </w:rPr>
            </w:pPr>
            <w:r w:rsidRPr="00CB6DE8">
              <w:rPr>
                <w:rStyle w:val="tablechapter1"/>
                <w:rFonts w:ascii="Times New Roman" w:hAnsi="Times New Roman"/>
                <w:color w:val="000000" w:themeColor="text1"/>
                <w:sz w:val="22"/>
                <w:szCs w:val="22"/>
              </w:rPr>
              <w:t>Porter, M.</w:t>
            </w:r>
            <w:r w:rsidRPr="00CB6DE8">
              <w:rPr>
                <w:rStyle w:val="tablechapter1"/>
                <w:rFonts w:ascii="Times New Roman" w:hAnsi="Times New Roman"/>
                <w:iCs/>
                <w:color w:val="auto"/>
                <w:sz w:val="22"/>
                <w:szCs w:val="22"/>
              </w:rPr>
              <w:t xml:space="preserve">  2008.  The Five Competitive Forces that Shape Strategy.  </w:t>
            </w:r>
            <w:r w:rsidRPr="00CB6DE8">
              <w:rPr>
                <w:rStyle w:val="tablechapter1"/>
                <w:rFonts w:ascii="Times New Roman" w:hAnsi="Times New Roman"/>
                <w:i/>
                <w:color w:val="auto"/>
                <w:sz w:val="22"/>
                <w:szCs w:val="22"/>
              </w:rPr>
              <w:t>Harvard Business Review</w:t>
            </w:r>
            <w:r w:rsidRPr="00CB6DE8">
              <w:rPr>
                <w:rStyle w:val="tablechapter1"/>
                <w:rFonts w:ascii="Times New Roman" w:hAnsi="Times New Roman"/>
                <w:iCs/>
                <w:color w:val="auto"/>
                <w:sz w:val="22"/>
                <w:szCs w:val="22"/>
              </w:rPr>
              <w:t xml:space="preserve">.  January. </w:t>
            </w:r>
          </w:p>
          <w:p w14:paraId="12330F97" w14:textId="582FF0CB" w:rsidR="00A24E67" w:rsidRPr="003E5029" w:rsidRDefault="00A24E67">
            <w:pPr>
              <w:pStyle w:val="ListParagraph"/>
              <w:numPr>
                <w:ilvl w:val="0"/>
                <w:numId w:val="19"/>
              </w:num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
              <w:rPr>
                <w:rStyle w:val="tablechapter1"/>
                <w:rFonts w:ascii="Times New Roman" w:hAnsi="Times New Roman"/>
                <w:iCs/>
                <w:color w:val="auto"/>
                <w:sz w:val="22"/>
                <w:szCs w:val="22"/>
              </w:rPr>
            </w:pPr>
            <w:r w:rsidRPr="003E5029">
              <w:rPr>
                <w:sz w:val="22"/>
                <w:szCs w:val="22"/>
              </w:rPr>
              <w:t>The Economist. 2016.  Special Report:  The Rise of the Superstars</w:t>
            </w:r>
            <w:r w:rsidR="00E1052B" w:rsidRPr="003E5029">
              <w:rPr>
                <w:sz w:val="22"/>
                <w:szCs w:val="22"/>
              </w:rPr>
              <w:t xml:space="preserve"> and</w:t>
            </w:r>
            <w:r w:rsidRPr="003E5029">
              <w:rPr>
                <w:sz w:val="22"/>
                <w:szCs w:val="22"/>
              </w:rPr>
              <w:t xml:space="preserve"> Why Giants Thrive.</w:t>
            </w:r>
            <w:r w:rsidR="00E1052B" w:rsidRPr="003E5029">
              <w:rPr>
                <w:sz w:val="22"/>
                <w:szCs w:val="22"/>
              </w:rPr>
              <w:t xml:space="preserve"> </w:t>
            </w:r>
            <w:r w:rsidRPr="003E5029">
              <w:rPr>
                <w:sz w:val="22"/>
                <w:szCs w:val="22"/>
              </w:rPr>
              <w:t>September 17</w:t>
            </w:r>
            <w:r w:rsidRPr="003E5029">
              <w:rPr>
                <w:sz w:val="22"/>
                <w:szCs w:val="22"/>
                <w:vertAlign w:val="superscript"/>
              </w:rPr>
              <w:t>th</w:t>
            </w:r>
            <w:r w:rsidR="00962C57">
              <w:rPr>
                <w:sz w:val="22"/>
                <w:szCs w:val="22"/>
              </w:rPr>
              <w:t xml:space="preserve"> </w:t>
            </w:r>
            <w:r w:rsidR="00962C57" w:rsidRPr="0034090B">
              <w:rPr>
                <w:sz w:val="22"/>
                <w:szCs w:val="22"/>
              </w:rPr>
              <w:t>(Pages 1-5</w:t>
            </w:r>
            <w:r w:rsidR="00962C57">
              <w:rPr>
                <w:sz w:val="22"/>
                <w:szCs w:val="22"/>
              </w:rPr>
              <w:t>).</w:t>
            </w:r>
          </w:p>
          <w:p w14:paraId="4BE9C635" w14:textId="77777777" w:rsidR="00A24E67" w:rsidRPr="00CB6DE8" w:rsidRDefault="00A24E67">
            <w:pPr>
              <w:pStyle w:val="ListParagraph"/>
              <w:numPr>
                <w:ilvl w:val="0"/>
                <w:numId w:val="19"/>
              </w:num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
              <w:rPr>
                <w:rStyle w:val="tablechapter1"/>
                <w:rFonts w:ascii="Times New Roman" w:hAnsi="Times New Roman"/>
                <w:color w:val="000000" w:themeColor="text1"/>
                <w:sz w:val="22"/>
                <w:szCs w:val="22"/>
              </w:rPr>
            </w:pPr>
            <w:r w:rsidRPr="00CB6DE8">
              <w:rPr>
                <w:rStyle w:val="tablechapter1"/>
                <w:rFonts w:ascii="Times New Roman" w:hAnsi="Times New Roman"/>
                <w:color w:val="000000" w:themeColor="text1"/>
                <w:sz w:val="22"/>
                <w:szCs w:val="22"/>
              </w:rPr>
              <w:t xml:space="preserve">Barney, J.  1991.  Firm Resources and Sustained Competitive Advantage.  </w:t>
            </w:r>
            <w:r w:rsidRPr="00CB6DE8">
              <w:rPr>
                <w:rStyle w:val="tablechapter1"/>
                <w:rFonts w:ascii="Times New Roman" w:hAnsi="Times New Roman"/>
                <w:i/>
                <w:color w:val="000000" w:themeColor="text1"/>
                <w:sz w:val="22"/>
                <w:szCs w:val="22"/>
              </w:rPr>
              <w:t xml:space="preserve">Journal of Management. </w:t>
            </w:r>
            <w:r w:rsidRPr="00CB6DE8">
              <w:rPr>
                <w:rStyle w:val="tablechapter1"/>
                <w:rFonts w:ascii="Times New Roman" w:hAnsi="Times New Roman"/>
                <w:color w:val="000000" w:themeColor="text1"/>
                <w:sz w:val="22"/>
                <w:szCs w:val="22"/>
              </w:rPr>
              <w:t xml:space="preserve">17(1): 99-120. </w:t>
            </w:r>
            <w:r w:rsidRPr="00CB6DE8">
              <w:rPr>
                <w:rStyle w:val="tablechapter1"/>
                <w:color w:val="000000" w:themeColor="text1"/>
              </w:rPr>
              <w:t xml:space="preserve"> </w:t>
            </w:r>
            <w:r w:rsidRPr="00CB6DE8">
              <w:rPr>
                <w:rStyle w:val="tablechapter1"/>
                <w:rFonts w:ascii="Times New Roman" w:hAnsi="Times New Roman"/>
                <w:color w:val="000000" w:themeColor="text1"/>
                <w:sz w:val="22"/>
                <w:szCs w:val="22"/>
              </w:rPr>
              <w:t>(Read up to page 112)</w:t>
            </w:r>
          </w:p>
          <w:p w14:paraId="09EB3940" w14:textId="0DA3CC6F" w:rsidR="00A24E67" w:rsidRPr="0029027A" w:rsidRDefault="00A24E67">
            <w:pPr>
              <w:pStyle w:val="ListParagraph"/>
              <w:numPr>
                <w:ilvl w:val="0"/>
                <w:numId w:val="19"/>
              </w:numPr>
              <w:rPr>
                <w:iCs/>
              </w:rPr>
            </w:pPr>
            <w:r w:rsidRPr="00CB6DE8">
              <w:rPr>
                <w:rStyle w:val="tablechapter1"/>
                <w:rFonts w:ascii="Times New Roman" w:hAnsi="Times New Roman"/>
                <w:color w:val="000000" w:themeColor="text1"/>
                <w:sz w:val="22"/>
                <w:szCs w:val="22"/>
              </w:rPr>
              <w:t xml:space="preserve">Sarasvathy, S. </w:t>
            </w:r>
            <w:r w:rsidRPr="00CB6DE8">
              <w:rPr>
                <w:rStyle w:val="tablechapter1"/>
                <w:color w:val="000000" w:themeColor="text1"/>
                <w:sz w:val="22"/>
                <w:szCs w:val="22"/>
              </w:rPr>
              <w:t xml:space="preserve"> </w:t>
            </w:r>
            <w:r w:rsidRPr="00CB6DE8">
              <w:rPr>
                <w:rStyle w:val="tablechapter1"/>
                <w:rFonts w:ascii="Times New Roman" w:hAnsi="Times New Roman"/>
                <w:color w:val="000000" w:themeColor="text1"/>
                <w:sz w:val="22"/>
                <w:szCs w:val="22"/>
              </w:rPr>
              <w:t xml:space="preserve">2005.  What Makes Entrepreneurs Entrepreneurial? </w:t>
            </w:r>
            <w:r w:rsidRPr="00CB6DE8">
              <w:rPr>
                <w:rStyle w:val="tablechapter1"/>
                <w:rFonts w:ascii="Times New Roman" w:hAnsi="Times New Roman"/>
                <w:i/>
                <w:iCs/>
                <w:color w:val="000000" w:themeColor="text1"/>
                <w:sz w:val="22"/>
                <w:szCs w:val="22"/>
              </w:rPr>
              <w:t>Harvard Business Review.</w:t>
            </w:r>
          </w:p>
        </w:tc>
      </w:tr>
      <w:tr w:rsidR="00A24E67" w:rsidRPr="00803F64" w14:paraId="3E3BBC05" w14:textId="77777777" w:rsidTr="00E76A04">
        <w:tc>
          <w:tcPr>
            <w:tcW w:w="450" w:type="dxa"/>
            <w:vMerge/>
            <w:tcBorders>
              <w:top w:val="nil"/>
              <w:left w:val="nil"/>
              <w:bottom w:val="nil"/>
              <w:right w:val="nil"/>
            </w:tcBorders>
            <w:vAlign w:val="center"/>
          </w:tcPr>
          <w:p w14:paraId="3AD7362F" w14:textId="77777777" w:rsidR="00A24E67" w:rsidRPr="004D6131" w:rsidRDefault="00A24E67" w:rsidP="00A24E67">
            <w:pPr>
              <w:rPr>
                <w:sz w:val="22"/>
                <w:szCs w:val="22"/>
              </w:rPr>
            </w:pPr>
          </w:p>
        </w:tc>
        <w:tc>
          <w:tcPr>
            <w:tcW w:w="1710" w:type="dxa"/>
            <w:tcBorders>
              <w:top w:val="nil"/>
              <w:left w:val="nil"/>
              <w:bottom w:val="nil"/>
              <w:right w:val="nil"/>
            </w:tcBorders>
          </w:tcPr>
          <w:p w14:paraId="6D46738D" w14:textId="77777777" w:rsidR="00A24E67" w:rsidRPr="004D6131" w:rsidRDefault="00A24E67" w:rsidP="00A24E67">
            <w:pPr>
              <w:jc w:val="right"/>
              <w:rPr>
                <w:sz w:val="22"/>
                <w:szCs w:val="22"/>
              </w:rPr>
            </w:pPr>
            <w:r>
              <w:rPr>
                <w:b/>
                <w:bCs/>
                <w:sz w:val="22"/>
                <w:szCs w:val="22"/>
              </w:rPr>
              <w:t>In-Class</w:t>
            </w:r>
          </w:p>
        </w:tc>
        <w:tc>
          <w:tcPr>
            <w:tcW w:w="90" w:type="dxa"/>
            <w:tcBorders>
              <w:top w:val="nil"/>
              <w:left w:val="nil"/>
              <w:bottom w:val="nil"/>
              <w:right w:val="nil"/>
            </w:tcBorders>
          </w:tcPr>
          <w:p w14:paraId="42CBD731" w14:textId="77777777" w:rsidR="00A24E67" w:rsidRPr="004D6131" w:rsidRDefault="00A24E67" w:rsidP="00A24E67">
            <w:pPr>
              <w:rPr>
                <w:sz w:val="22"/>
                <w:szCs w:val="22"/>
              </w:rPr>
            </w:pPr>
            <w:r w:rsidRPr="004D6131">
              <w:rPr>
                <w:sz w:val="22"/>
                <w:szCs w:val="22"/>
              </w:rPr>
              <w:t> </w:t>
            </w:r>
          </w:p>
        </w:tc>
        <w:tc>
          <w:tcPr>
            <w:tcW w:w="7695" w:type="dxa"/>
            <w:tcBorders>
              <w:top w:val="nil"/>
              <w:left w:val="nil"/>
              <w:bottom w:val="nil"/>
              <w:right w:val="nil"/>
            </w:tcBorders>
          </w:tcPr>
          <w:p w14:paraId="291B5DDC" w14:textId="19EC8F26" w:rsidR="00A24E67" w:rsidRDefault="00A24E67" w:rsidP="00A24E67">
            <w:pPr>
              <w:rPr>
                <w:sz w:val="22"/>
                <w:szCs w:val="22"/>
              </w:rPr>
            </w:pPr>
            <w:r>
              <w:rPr>
                <w:sz w:val="22"/>
                <w:szCs w:val="22"/>
              </w:rPr>
              <w:t>Commons Game and Debrief</w:t>
            </w:r>
          </w:p>
          <w:p w14:paraId="78FF4AFD" w14:textId="77777777" w:rsidR="00A24E67" w:rsidRDefault="00A24E67" w:rsidP="00A24E67">
            <w:pPr>
              <w:rPr>
                <w:sz w:val="22"/>
                <w:szCs w:val="22"/>
              </w:rPr>
            </w:pPr>
            <w:r>
              <w:rPr>
                <w:sz w:val="22"/>
                <w:szCs w:val="22"/>
              </w:rPr>
              <w:t>Fundamentals of Business Strategy</w:t>
            </w:r>
          </w:p>
          <w:p w14:paraId="174B48FC" w14:textId="5B766705" w:rsidR="00A24E67" w:rsidRPr="00B22545" w:rsidRDefault="00A24E67" w:rsidP="00A24E67">
            <w:pPr>
              <w:pStyle w:val="NormalWeb"/>
              <w:spacing w:before="0" w:beforeAutospacing="0" w:after="0" w:afterAutospacing="0"/>
              <w:rPr>
                <w:iCs/>
                <w:sz w:val="22"/>
                <w:szCs w:val="22"/>
              </w:rPr>
            </w:pPr>
            <w:r>
              <w:rPr>
                <w:iCs/>
                <w:sz w:val="22"/>
                <w:szCs w:val="22"/>
              </w:rPr>
              <w:t>Entrepreneurship and Opportunity</w:t>
            </w:r>
            <w:r w:rsidDel="00A24E67">
              <w:rPr>
                <w:iCs/>
                <w:sz w:val="22"/>
                <w:szCs w:val="22"/>
              </w:rPr>
              <w:t xml:space="preserve"> </w:t>
            </w:r>
          </w:p>
        </w:tc>
      </w:tr>
      <w:tr w:rsidR="00A24E67" w:rsidRPr="00803F64" w14:paraId="5201BA80" w14:textId="77777777" w:rsidTr="00E76A04">
        <w:tc>
          <w:tcPr>
            <w:tcW w:w="450" w:type="dxa"/>
            <w:vMerge/>
            <w:tcBorders>
              <w:top w:val="nil"/>
              <w:left w:val="nil"/>
              <w:bottom w:val="nil"/>
              <w:right w:val="nil"/>
            </w:tcBorders>
            <w:vAlign w:val="center"/>
          </w:tcPr>
          <w:p w14:paraId="14A8E8CE" w14:textId="77777777" w:rsidR="00A24E67" w:rsidRPr="004D6131" w:rsidRDefault="00A24E67" w:rsidP="00A24E67">
            <w:pPr>
              <w:rPr>
                <w:sz w:val="22"/>
                <w:szCs w:val="22"/>
              </w:rPr>
            </w:pPr>
          </w:p>
        </w:tc>
        <w:tc>
          <w:tcPr>
            <w:tcW w:w="1710" w:type="dxa"/>
            <w:tcBorders>
              <w:top w:val="nil"/>
              <w:left w:val="nil"/>
              <w:bottom w:val="nil"/>
              <w:right w:val="nil"/>
            </w:tcBorders>
          </w:tcPr>
          <w:p w14:paraId="2EF7EA46" w14:textId="77777777" w:rsidR="00A24E67" w:rsidRPr="004D6131" w:rsidRDefault="00A24E67" w:rsidP="00A24E67">
            <w:pPr>
              <w:jc w:val="right"/>
              <w:rPr>
                <w:sz w:val="22"/>
                <w:szCs w:val="22"/>
              </w:rPr>
            </w:pPr>
            <w:r w:rsidRPr="004D6131">
              <w:rPr>
                <w:b/>
                <w:bCs/>
                <w:sz w:val="22"/>
                <w:szCs w:val="22"/>
              </w:rPr>
              <w:t xml:space="preserve">Assignment </w:t>
            </w:r>
          </w:p>
        </w:tc>
        <w:tc>
          <w:tcPr>
            <w:tcW w:w="90" w:type="dxa"/>
            <w:tcBorders>
              <w:top w:val="nil"/>
              <w:left w:val="nil"/>
              <w:bottom w:val="nil"/>
              <w:right w:val="nil"/>
            </w:tcBorders>
          </w:tcPr>
          <w:p w14:paraId="77E3452F" w14:textId="77777777" w:rsidR="00A24E67" w:rsidRPr="004D6131" w:rsidRDefault="00A24E67" w:rsidP="00A24E67">
            <w:pPr>
              <w:rPr>
                <w:sz w:val="22"/>
                <w:szCs w:val="22"/>
              </w:rPr>
            </w:pPr>
            <w:r w:rsidRPr="004D6131">
              <w:rPr>
                <w:sz w:val="22"/>
                <w:szCs w:val="22"/>
              </w:rPr>
              <w:t> </w:t>
            </w:r>
          </w:p>
        </w:tc>
        <w:tc>
          <w:tcPr>
            <w:tcW w:w="7695" w:type="dxa"/>
            <w:tcBorders>
              <w:top w:val="nil"/>
              <w:left w:val="nil"/>
              <w:bottom w:val="nil"/>
              <w:right w:val="nil"/>
            </w:tcBorders>
          </w:tcPr>
          <w:p w14:paraId="77EF8710" w14:textId="7CDD0051" w:rsidR="00A24E67" w:rsidRDefault="00A24E67" w:rsidP="00A24E67">
            <w:pPr>
              <w:rPr>
                <w:bCs/>
                <w:sz w:val="22"/>
                <w:szCs w:val="22"/>
              </w:rPr>
            </w:pPr>
            <w:r w:rsidRPr="002647A2">
              <w:rPr>
                <w:bCs/>
                <w:sz w:val="22"/>
                <w:szCs w:val="22"/>
              </w:rPr>
              <w:t xml:space="preserve">Team Formation and Sector </w:t>
            </w:r>
            <w:r w:rsidRPr="00CB6DE8">
              <w:rPr>
                <w:bCs/>
                <w:sz w:val="22"/>
                <w:szCs w:val="22"/>
              </w:rPr>
              <w:t>Choices Due 9/</w:t>
            </w:r>
            <w:r w:rsidR="00930D87">
              <w:rPr>
                <w:bCs/>
                <w:sz w:val="22"/>
                <w:szCs w:val="22"/>
              </w:rPr>
              <w:t>2</w:t>
            </w:r>
            <w:r w:rsidR="006140AA">
              <w:rPr>
                <w:bCs/>
                <w:sz w:val="22"/>
                <w:szCs w:val="22"/>
              </w:rPr>
              <w:t xml:space="preserve"> (On-Campus and Mosaic </w:t>
            </w:r>
            <w:r w:rsidR="00930D87">
              <w:rPr>
                <w:bCs/>
                <w:sz w:val="22"/>
                <w:szCs w:val="22"/>
              </w:rPr>
              <w:t xml:space="preserve">Students </w:t>
            </w:r>
            <w:r w:rsidR="006140AA">
              <w:rPr>
                <w:bCs/>
                <w:sz w:val="22"/>
                <w:szCs w:val="22"/>
              </w:rPr>
              <w:t>Only)</w:t>
            </w:r>
          </w:p>
          <w:p w14:paraId="64E22065" w14:textId="768780AD" w:rsidR="00A24E67" w:rsidRPr="00241E36" w:rsidRDefault="00A24E67" w:rsidP="00A24E67">
            <w:pPr>
              <w:rPr>
                <w:bCs/>
                <w:sz w:val="22"/>
                <w:szCs w:val="22"/>
              </w:rPr>
            </w:pPr>
            <w:r w:rsidRPr="00CB6DE8">
              <w:rPr>
                <w:iCs/>
              </w:rPr>
              <w:t>Company Proposals and Team Charter</w:t>
            </w:r>
            <w:r w:rsidRPr="00CB6DE8">
              <w:rPr>
                <w:bCs/>
                <w:sz w:val="22"/>
                <w:szCs w:val="22"/>
              </w:rPr>
              <w:t xml:space="preserve"> Due 9/</w:t>
            </w:r>
            <w:r w:rsidR="00CB6DE8" w:rsidRPr="008F7604">
              <w:rPr>
                <w:bCs/>
                <w:sz w:val="22"/>
                <w:szCs w:val="22"/>
              </w:rPr>
              <w:t>8</w:t>
            </w:r>
          </w:p>
        </w:tc>
      </w:tr>
      <w:tr w:rsidR="00A24E67" w:rsidRPr="00803F64" w14:paraId="003E0F50" w14:textId="77777777" w:rsidTr="00E76A04">
        <w:tc>
          <w:tcPr>
            <w:tcW w:w="450" w:type="dxa"/>
            <w:vMerge/>
            <w:tcBorders>
              <w:top w:val="nil"/>
              <w:left w:val="nil"/>
              <w:bottom w:val="nil"/>
              <w:right w:val="nil"/>
            </w:tcBorders>
            <w:vAlign w:val="center"/>
          </w:tcPr>
          <w:p w14:paraId="275CAB59" w14:textId="77777777" w:rsidR="00A24E67" w:rsidRPr="004D6131" w:rsidRDefault="00A24E67" w:rsidP="00A24E67">
            <w:pPr>
              <w:rPr>
                <w:sz w:val="22"/>
                <w:szCs w:val="22"/>
              </w:rPr>
            </w:pPr>
          </w:p>
        </w:tc>
        <w:tc>
          <w:tcPr>
            <w:tcW w:w="1710" w:type="dxa"/>
            <w:tcBorders>
              <w:top w:val="nil"/>
              <w:left w:val="nil"/>
              <w:bottom w:val="nil"/>
              <w:right w:val="nil"/>
            </w:tcBorders>
          </w:tcPr>
          <w:p w14:paraId="29264FEC" w14:textId="77777777" w:rsidR="00A24E67" w:rsidRPr="004D6131" w:rsidRDefault="00A24E67" w:rsidP="00A24E67">
            <w:pPr>
              <w:jc w:val="right"/>
              <w:rPr>
                <w:sz w:val="22"/>
                <w:szCs w:val="22"/>
              </w:rPr>
            </w:pPr>
            <w:r w:rsidRPr="004D6131">
              <w:rPr>
                <w:b/>
                <w:bCs/>
                <w:sz w:val="22"/>
                <w:szCs w:val="22"/>
              </w:rPr>
              <w:t>Resources</w:t>
            </w:r>
          </w:p>
        </w:tc>
        <w:tc>
          <w:tcPr>
            <w:tcW w:w="90" w:type="dxa"/>
            <w:tcBorders>
              <w:top w:val="nil"/>
              <w:left w:val="nil"/>
              <w:bottom w:val="nil"/>
              <w:right w:val="nil"/>
            </w:tcBorders>
          </w:tcPr>
          <w:p w14:paraId="3DD4DB5D" w14:textId="77777777" w:rsidR="00A24E67" w:rsidRPr="004D6131" w:rsidRDefault="00A24E67" w:rsidP="00A24E67">
            <w:pPr>
              <w:rPr>
                <w:sz w:val="22"/>
                <w:szCs w:val="22"/>
              </w:rPr>
            </w:pPr>
            <w:r w:rsidRPr="004D6131">
              <w:rPr>
                <w:sz w:val="22"/>
                <w:szCs w:val="22"/>
              </w:rPr>
              <w:t> </w:t>
            </w:r>
          </w:p>
        </w:tc>
        <w:tc>
          <w:tcPr>
            <w:tcW w:w="7695" w:type="dxa"/>
            <w:tcBorders>
              <w:top w:val="nil"/>
              <w:left w:val="nil"/>
              <w:bottom w:val="nil"/>
              <w:right w:val="nil"/>
            </w:tcBorders>
          </w:tcPr>
          <w:p w14:paraId="0406497E" w14:textId="67374BA4" w:rsidR="00A24E67" w:rsidRPr="004D6131" w:rsidRDefault="00A24E67" w:rsidP="00A24E67">
            <w:pPr>
              <w:pStyle w:val="NormalWeb"/>
              <w:spacing w:before="0" w:beforeAutospacing="0" w:after="0" w:afterAutospacing="0"/>
              <w:rPr>
                <w:sz w:val="22"/>
                <w:szCs w:val="22"/>
              </w:rPr>
            </w:pPr>
          </w:p>
        </w:tc>
      </w:tr>
      <w:tr w:rsidR="00A24E67" w:rsidRPr="00803F64" w14:paraId="11DE28E1" w14:textId="77777777" w:rsidTr="00E76A04">
        <w:tc>
          <w:tcPr>
            <w:tcW w:w="450" w:type="dxa"/>
            <w:tcBorders>
              <w:top w:val="nil"/>
              <w:left w:val="nil"/>
              <w:bottom w:val="nil"/>
              <w:right w:val="nil"/>
            </w:tcBorders>
          </w:tcPr>
          <w:p w14:paraId="67DE2DCD" w14:textId="77777777" w:rsidR="00A24E67" w:rsidRPr="004D6131" w:rsidRDefault="00A24E67" w:rsidP="00A24E67">
            <w:pPr>
              <w:jc w:val="right"/>
              <w:rPr>
                <w:sz w:val="22"/>
                <w:szCs w:val="22"/>
              </w:rPr>
            </w:pPr>
            <w:r w:rsidRPr="004D6131">
              <w:rPr>
                <w:sz w:val="22"/>
                <w:szCs w:val="22"/>
              </w:rPr>
              <w:t> </w:t>
            </w:r>
          </w:p>
        </w:tc>
        <w:tc>
          <w:tcPr>
            <w:tcW w:w="1710" w:type="dxa"/>
            <w:tcBorders>
              <w:top w:val="nil"/>
              <w:left w:val="nil"/>
              <w:bottom w:val="nil"/>
              <w:right w:val="nil"/>
            </w:tcBorders>
          </w:tcPr>
          <w:p w14:paraId="51900516" w14:textId="77777777" w:rsidR="00A24E67" w:rsidRPr="004D6131" w:rsidRDefault="00A24E67" w:rsidP="00A24E67">
            <w:pPr>
              <w:jc w:val="right"/>
              <w:rPr>
                <w:sz w:val="22"/>
                <w:szCs w:val="22"/>
              </w:rPr>
            </w:pPr>
            <w:r w:rsidRPr="004D6131">
              <w:rPr>
                <w:b/>
                <w:bCs/>
                <w:sz w:val="22"/>
                <w:szCs w:val="22"/>
              </w:rPr>
              <w:t>References</w:t>
            </w:r>
          </w:p>
        </w:tc>
        <w:tc>
          <w:tcPr>
            <w:tcW w:w="90" w:type="dxa"/>
            <w:tcBorders>
              <w:top w:val="nil"/>
              <w:left w:val="nil"/>
              <w:bottom w:val="nil"/>
              <w:right w:val="nil"/>
            </w:tcBorders>
          </w:tcPr>
          <w:p w14:paraId="1D200FA3" w14:textId="77777777" w:rsidR="00A24E67" w:rsidRPr="004D6131" w:rsidRDefault="00A24E67" w:rsidP="00A24E67">
            <w:pPr>
              <w:rPr>
                <w:sz w:val="22"/>
                <w:szCs w:val="22"/>
              </w:rPr>
            </w:pPr>
            <w:r w:rsidRPr="004D6131">
              <w:rPr>
                <w:sz w:val="22"/>
                <w:szCs w:val="22"/>
              </w:rPr>
              <w:t> </w:t>
            </w:r>
          </w:p>
        </w:tc>
        <w:tc>
          <w:tcPr>
            <w:tcW w:w="7695" w:type="dxa"/>
            <w:tcBorders>
              <w:top w:val="nil"/>
              <w:left w:val="nil"/>
              <w:bottom w:val="nil"/>
              <w:right w:val="nil"/>
            </w:tcBorders>
          </w:tcPr>
          <w:p w14:paraId="341E84EC" w14:textId="3233C33E" w:rsidR="00A24E67" w:rsidRPr="00896771" w:rsidRDefault="00A24E67" w:rsidP="00A24E67">
            <w:pPr>
              <w:tabs>
                <w:tab w:val="left" w:pos="566"/>
              </w:tabs>
              <w:ind w:left="386" w:hanging="360"/>
              <w:rPr>
                <w:sz w:val="22"/>
                <w:szCs w:val="22"/>
              </w:rPr>
            </w:pPr>
            <w:r w:rsidRPr="00E76A04">
              <w:rPr>
                <w:sz w:val="22"/>
                <w:szCs w:val="22"/>
              </w:rPr>
              <w:t xml:space="preserve">Collis, David J. &amp; </w:t>
            </w:r>
            <w:proofErr w:type="spellStart"/>
            <w:r w:rsidRPr="00E76A04">
              <w:rPr>
                <w:sz w:val="22"/>
                <w:szCs w:val="22"/>
              </w:rPr>
              <w:t>Rukstad</w:t>
            </w:r>
            <w:proofErr w:type="spellEnd"/>
            <w:r w:rsidRPr="00E76A04">
              <w:rPr>
                <w:sz w:val="22"/>
                <w:szCs w:val="22"/>
              </w:rPr>
              <w:t xml:space="preserve">, M.G.  2008.  Can You Say What Your Strategy Is?  </w:t>
            </w:r>
            <w:r w:rsidRPr="00E76A04">
              <w:rPr>
                <w:i/>
                <w:sz w:val="22"/>
                <w:szCs w:val="22"/>
              </w:rPr>
              <w:t xml:space="preserve">Harvard Business Review.  </w:t>
            </w:r>
            <w:r w:rsidRPr="00E76A04">
              <w:rPr>
                <w:sz w:val="22"/>
                <w:szCs w:val="22"/>
              </w:rPr>
              <w:t>April.</w:t>
            </w:r>
          </w:p>
        </w:tc>
      </w:tr>
    </w:tbl>
    <w:p w14:paraId="27DAEBE4" w14:textId="77777777" w:rsidR="000578C7" w:rsidRDefault="000578C7" w:rsidP="001F134A">
      <w:pPr>
        <w:rPr>
          <w:i/>
          <w:iCs/>
          <w:sz w:val="28"/>
          <w:szCs w:val="28"/>
        </w:rPr>
      </w:pPr>
    </w:p>
    <w:p w14:paraId="74427491" w14:textId="347ECFF8" w:rsidR="00787302" w:rsidRDefault="00787302" w:rsidP="001F134A">
      <w:pPr>
        <w:rPr>
          <w:i/>
          <w:iCs/>
          <w:sz w:val="28"/>
          <w:szCs w:val="28"/>
        </w:rPr>
      </w:pPr>
    </w:p>
    <w:p w14:paraId="7FFD2924" w14:textId="5BE1B882" w:rsidR="00787302" w:rsidRDefault="00F60F4B" w:rsidP="001F134A">
      <w:pPr>
        <w:rPr>
          <w:i/>
          <w:iCs/>
          <w:sz w:val="28"/>
          <w:szCs w:val="28"/>
        </w:rPr>
      </w:pPr>
      <w:r>
        <w:rPr>
          <w:i/>
          <w:iCs/>
          <w:sz w:val="28"/>
          <w:szCs w:val="28"/>
        </w:rPr>
        <w:t xml:space="preserve">Week </w:t>
      </w:r>
      <w:r w:rsidR="00A24E67">
        <w:rPr>
          <w:i/>
          <w:iCs/>
          <w:sz w:val="28"/>
          <w:szCs w:val="28"/>
        </w:rPr>
        <w:t>3</w:t>
      </w:r>
      <w:r>
        <w:rPr>
          <w:i/>
          <w:iCs/>
          <w:sz w:val="28"/>
          <w:szCs w:val="28"/>
        </w:rPr>
        <w:t xml:space="preserve">: </w:t>
      </w:r>
      <w:r w:rsidR="001B1540">
        <w:rPr>
          <w:i/>
          <w:iCs/>
          <w:sz w:val="28"/>
          <w:szCs w:val="28"/>
        </w:rPr>
        <w:t>9/</w:t>
      </w:r>
      <w:r w:rsidR="00A24E67">
        <w:rPr>
          <w:i/>
          <w:iCs/>
          <w:sz w:val="28"/>
          <w:szCs w:val="28"/>
        </w:rPr>
        <w:t>8</w:t>
      </w:r>
      <w:r w:rsidR="001B1540">
        <w:rPr>
          <w:i/>
          <w:iCs/>
          <w:sz w:val="28"/>
          <w:szCs w:val="28"/>
        </w:rPr>
        <w:t>, 9/</w:t>
      </w:r>
      <w:r w:rsidR="00A24E67">
        <w:rPr>
          <w:i/>
          <w:iCs/>
          <w:sz w:val="28"/>
          <w:szCs w:val="28"/>
        </w:rPr>
        <w:t>10</w:t>
      </w:r>
    </w:p>
    <w:p w14:paraId="45C27A6F" w14:textId="4BAA7553" w:rsidR="000F76BC" w:rsidRDefault="006E1AC8" w:rsidP="006E1AC8">
      <w:pPr>
        <w:pStyle w:val="NormalWeb"/>
        <w:spacing w:before="0" w:beforeAutospacing="0" w:after="0" w:afterAutospacing="0"/>
        <w:outlineLvl w:val="0"/>
        <w:rPr>
          <w:i/>
          <w:iCs/>
          <w:sz w:val="28"/>
          <w:szCs w:val="28"/>
        </w:rPr>
      </w:pPr>
      <w:r>
        <w:rPr>
          <w:i/>
          <w:iCs/>
          <w:sz w:val="28"/>
          <w:szCs w:val="28"/>
        </w:rPr>
        <w:t>The Business Case for Impact Enterprise</w:t>
      </w:r>
    </w:p>
    <w:tbl>
      <w:tblPr>
        <w:tblW w:w="10397" w:type="dxa"/>
        <w:tblCellMar>
          <w:left w:w="0" w:type="dxa"/>
          <w:right w:w="0" w:type="dxa"/>
        </w:tblCellMar>
        <w:tblLook w:val="0000" w:firstRow="0" w:lastRow="0" w:firstColumn="0" w:lastColumn="0" w:noHBand="0" w:noVBand="0"/>
      </w:tblPr>
      <w:tblGrid>
        <w:gridCol w:w="176"/>
        <w:gridCol w:w="1201"/>
        <w:gridCol w:w="60"/>
        <w:gridCol w:w="8960"/>
      </w:tblGrid>
      <w:tr w:rsidR="000F76BC" w:rsidRPr="004D6131" w14:paraId="3400AAC1" w14:textId="77777777" w:rsidTr="00E76A04">
        <w:tc>
          <w:tcPr>
            <w:tcW w:w="10397" w:type="dxa"/>
            <w:gridSpan w:val="4"/>
            <w:tcBorders>
              <w:top w:val="nil"/>
              <w:left w:val="nil"/>
              <w:bottom w:val="nil"/>
              <w:right w:val="nil"/>
            </w:tcBorders>
          </w:tcPr>
          <w:p w14:paraId="1B8AE064" w14:textId="1295B655" w:rsidR="000F76BC" w:rsidRDefault="000F76BC">
            <w:pPr>
              <w:pStyle w:val="NormalWeb"/>
              <w:numPr>
                <w:ilvl w:val="0"/>
                <w:numId w:val="13"/>
              </w:numPr>
              <w:spacing w:after="0" w:afterAutospacing="0"/>
              <w:ind w:right="360"/>
              <w:rPr>
                <w:sz w:val="22"/>
                <w:szCs w:val="22"/>
              </w:rPr>
            </w:pPr>
            <w:r w:rsidRPr="00E20488">
              <w:rPr>
                <w:sz w:val="22"/>
                <w:szCs w:val="22"/>
              </w:rPr>
              <w:t xml:space="preserve">Outline </w:t>
            </w:r>
            <w:r w:rsidR="007A48BF">
              <w:rPr>
                <w:sz w:val="22"/>
                <w:szCs w:val="22"/>
              </w:rPr>
              <w:t xml:space="preserve">and </w:t>
            </w:r>
            <w:r w:rsidR="00CA6E52">
              <w:rPr>
                <w:sz w:val="22"/>
                <w:szCs w:val="22"/>
              </w:rPr>
              <w:t>understand</w:t>
            </w:r>
            <w:r w:rsidR="007A48BF">
              <w:rPr>
                <w:sz w:val="22"/>
                <w:szCs w:val="22"/>
              </w:rPr>
              <w:t xml:space="preserve"> </w:t>
            </w:r>
            <w:r w:rsidRPr="00E20488">
              <w:rPr>
                <w:sz w:val="22"/>
                <w:szCs w:val="22"/>
              </w:rPr>
              <w:t>the business case for sustainable enterprise</w:t>
            </w:r>
            <w:r>
              <w:rPr>
                <w:sz w:val="22"/>
                <w:szCs w:val="22"/>
              </w:rPr>
              <w:t xml:space="preserve"> and ESG.</w:t>
            </w:r>
          </w:p>
          <w:p w14:paraId="39CF12A7" w14:textId="77777777" w:rsidR="00CA6E52" w:rsidRPr="00E20488" w:rsidRDefault="00CA6E52">
            <w:pPr>
              <w:pStyle w:val="NormalWeb"/>
              <w:numPr>
                <w:ilvl w:val="0"/>
                <w:numId w:val="13"/>
              </w:numPr>
              <w:ind w:right="360"/>
              <w:rPr>
                <w:sz w:val="22"/>
                <w:szCs w:val="22"/>
              </w:rPr>
            </w:pPr>
            <w:r w:rsidRPr="00E20488">
              <w:rPr>
                <w:sz w:val="22"/>
                <w:szCs w:val="22"/>
              </w:rPr>
              <w:t>Understand the nature and magnitude of economic opportunity in impact enterprise</w:t>
            </w:r>
            <w:r>
              <w:rPr>
                <w:sz w:val="22"/>
                <w:szCs w:val="22"/>
              </w:rPr>
              <w:t>.</w:t>
            </w:r>
          </w:p>
          <w:p w14:paraId="651A10BA" w14:textId="0720B663" w:rsidR="00CA6E52" w:rsidRPr="00CA6E52" w:rsidRDefault="00CA6E52">
            <w:pPr>
              <w:pStyle w:val="NormalWeb"/>
              <w:numPr>
                <w:ilvl w:val="0"/>
                <w:numId w:val="13"/>
              </w:numPr>
              <w:spacing w:after="0" w:afterAutospacing="0"/>
              <w:ind w:right="360"/>
              <w:rPr>
                <w:color w:val="000000" w:themeColor="text1"/>
                <w:sz w:val="22"/>
                <w:szCs w:val="22"/>
              </w:rPr>
            </w:pPr>
            <w:r w:rsidRPr="00E20488">
              <w:rPr>
                <w:sz w:val="22"/>
                <w:szCs w:val="22"/>
              </w:rPr>
              <w:t>Explicate the role of entrepreneurship and innovation in resolving social and environmental challeng</w:t>
            </w:r>
            <w:r w:rsidRPr="00E20488">
              <w:rPr>
                <w:color w:val="000000" w:themeColor="text1"/>
                <w:sz w:val="22"/>
                <w:szCs w:val="22"/>
              </w:rPr>
              <w:t>es.</w:t>
            </w:r>
          </w:p>
        </w:tc>
      </w:tr>
      <w:tr w:rsidR="000F76BC" w:rsidRPr="004D6131" w14:paraId="7CE409B5" w14:textId="77777777" w:rsidTr="00E76A04">
        <w:tc>
          <w:tcPr>
            <w:tcW w:w="180" w:type="dxa"/>
            <w:vMerge w:val="restart"/>
            <w:tcBorders>
              <w:top w:val="nil"/>
              <w:left w:val="nil"/>
              <w:bottom w:val="nil"/>
              <w:right w:val="nil"/>
            </w:tcBorders>
          </w:tcPr>
          <w:p w14:paraId="18A37945" w14:textId="374FC137" w:rsidR="000F76BC" w:rsidRPr="00803F64" w:rsidRDefault="000F76BC" w:rsidP="000F76BC">
            <w:pPr>
              <w:jc w:val="right"/>
            </w:pPr>
          </w:p>
        </w:tc>
        <w:tc>
          <w:tcPr>
            <w:tcW w:w="1081" w:type="dxa"/>
            <w:tcBorders>
              <w:top w:val="nil"/>
              <w:left w:val="nil"/>
              <w:bottom w:val="nil"/>
              <w:right w:val="nil"/>
            </w:tcBorders>
          </w:tcPr>
          <w:p w14:paraId="527006A9" w14:textId="09864FFA" w:rsidR="000F76BC" w:rsidRPr="00DD767F" w:rsidRDefault="00E76A04" w:rsidP="000F76BC">
            <w:pPr>
              <w:jc w:val="right"/>
              <w:rPr>
                <w:sz w:val="22"/>
                <w:szCs w:val="22"/>
              </w:rPr>
            </w:pPr>
            <w:r w:rsidRPr="00DD767F">
              <w:rPr>
                <w:b/>
                <w:bCs/>
                <w:sz w:val="22"/>
                <w:szCs w:val="22"/>
              </w:rPr>
              <w:t>Preparation</w:t>
            </w:r>
            <w:r w:rsidR="000F76BC" w:rsidRPr="00DD767F">
              <w:rPr>
                <w:sz w:val="22"/>
                <w:szCs w:val="22"/>
              </w:rPr>
              <w:t xml:space="preserve"> </w:t>
            </w:r>
          </w:p>
        </w:tc>
        <w:tc>
          <w:tcPr>
            <w:tcW w:w="60" w:type="dxa"/>
            <w:tcBorders>
              <w:top w:val="nil"/>
              <w:left w:val="nil"/>
              <w:bottom w:val="nil"/>
              <w:right w:val="nil"/>
            </w:tcBorders>
          </w:tcPr>
          <w:p w14:paraId="2EBC5CE2" w14:textId="77777777" w:rsidR="000F76BC" w:rsidRPr="00DD767F" w:rsidRDefault="000F76BC" w:rsidP="000F76BC">
            <w:r w:rsidRPr="00DD767F">
              <w:t> </w:t>
            </w:r>
          </w:p>
        </w:tc>
        <w:tc>
          <w:tcPr>
            <w:tcW w:w="9076" w:type="dxa"/>
            <w:tcBorders>
              <w:top w:val="nil"/>
              <w:left w:val="nil"/>
              <w:bottom w:val="nil"/>
              <w:right w:val="nil"/>
            </w:tcBorders>
          </w:tcPr>
          <w:p w14:paraId="104D3482" w14:textId="0FD05EA9" w:rsidR="00881CC1" w:rsidRPr="002709CC" w:rsidRDefault="000348BD" w:rsidP="001F25A6">
            <w:pPr>
              <w:pStyle w:val="ListParagraph"/>
              <w:numPr>
                <w:ilvl w:val="0"/>
                <w:numId w:val="8"/>
              </w:numPr>
              <w:tabs>
                <w:tab w:val="left" w:pos="80"/>
                <w:tab w:val="left" w:pos="400"/>
                <w:tab w:val="left" w:pos="792"/>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0"/>
            </w:pPr>
            <w:r>
              <w:rPr>
                <w:sz w:val="22"/>
                <w:szCs w:val="22"/>
              </w:rPr>
              <w:t xml:space="preserve">Dean, T.J. 2025.  </w:t>
            </w:r>
            <w:r w:rsidRPr="000348BD">
              <w:rPr>
                <w:sz w:val="22"/>
                <w:szCs w:val="22"/>
              </w:rPr>
              <w:t xml:space="preserve">Sustainable Entrepreneurship </w:t>
            </w:r>
            <w:r>
              <w:rPr>
                <w:sz w:val="22"/>
                <w:szCs w:val="22"/>
              </w:rPr>
              <w:t>a</w:t>
            </w:r>
            <w:r w:rsidRPr="000348BD">
              <w:rPr>
                <w:sz w:val="22"/>
                <w:szCs w:val="22"/>
              </w:rPr>
              <w:t>nd Innovation</w:t>
            </w:r>
            <w:r>
              <w:rPr>
                <w:sz w:val="22"/>
                <w:szCs w:val="22"/>
              </w:rPr>
              <w:t xml:space="preserve">.  </w:t>
            </w:r>
            <w:r w:rsidRPr="0080707A">
              <w:rPr>
                <w:i/>
                <w:iCs/>
                <w:sz w:val="22"/>
                <w:szCs w:val="22"/>
              </w:rPr>
              <w:t>Chapter 3:</w:t>
            </w:r>
            <w:r w:rsidR="0080707A" w:rsidRPr="0080707A">
              <w:rPr>
                <w:i/>
                <w:iCs/>
                <w:sz w:val="22"/>
                <w:szCs w:val="22"/>
              </w:rPr>
              <w:t xml:space="preserve"> </w:t>
            </w:r>
            <w:r w:rsidRPr="0080707A">
              <w:rPr>
                <w:i/>
                <w:iCs/>
                <w:sz w:val="22"/>
                <w:szCs w:val="22"/>
              </w:rPr>
              <w:t>Getting To Win-Win: The Business Case for Sustainable Enterprise</w:t>
            </w:r>
            <w:r>
              <w:rPr>
                <w:sz w:val="22"/>
                <w:szCs w:val="22"/>
              </w:rPr>
              <w:t>.  Confidential Draft. August.</w:t>
            </w:r>
          </w:p>
        </w:tc>
      </w:tr>
      <w:tr w:rsidR="000F76BC" w:rsidRPr="00DE4344" w14:paraId="6CAA354F" w14:textId="77777777" w:rsidTr="00E76A04">
        <w:tc>
          <w:tcPr>
            <w:tcW w:w="180" w:type="dxa"/>
            <w:vMerge/>
            <w:tcBorders>
              <w:top w:val="nil"/>
              <w:left w:val="nil"/>
              <w:bottom w:val="nil"/>
              <w:right w:val="nil"/>
            </w:tcBorders>
            <w:vAlign w:val="center"/>
          </w:tcPr>
          <w:p w14:paraId="53556495" w14:textId="77777777" w:rsidR="000F76BC" w:rsidRPr="00803F64" w:rsidRDefault="000F76BC" w:rsidP="000F76BC"/>
        </w:tc>
        <w:tc>
          <w:tcPr>
            <w:tcW w:w="1081" w:type="dxa"/>
            <w:tcBorders>
              <w:top w:val="nil"/>
              <w:left w:val="nil"/>
              <w:bottom w:val="nil"/>
              <w:right w:val="nil"/>
            </w:tcBorders>
          </w:tcPr>
          <w:p w14:paraId="0E007D7A" w14:textId="77777777" w:rsidR="000F76BC" w:rsidRPr="00803F64" w:rsidRDefault="000F76BC" w:rsidP="000F76BC">
            <w:pPr>
              <w:jc w:val="right"/>
            </w:pPr>
            <w:r>
              <w:rPr>
                <w:b/>
                <w:bCs/>
                <w:sz w:val="22"/>
                <w:szCs w:val="22"/>
              </w:rPr>
              <w:t>In-Class</w:t>
            </w:r>
          </w:p>
        </w:tc>
        <w:tc>
          <w:tcPr>
            <w:tcW w:w="60" w:type="dxa"/>
            <w:tcBorders>
              <w:top w:val="nil"/>
              <w:left w:val="nil"/>
              <w:bottom w:val="nil"/>
              <w:right w:val="nil"/>
            </w:tcBorders>
          </w:tcPr>
          <w:p w14:paraId="43DA6086" w14:textId="77777777" w:rsidR="000F76BC" w:rsidRPr="00803F64" w:rsidRDefault="000F76BC" w:rsidP="000F76BC">
            <w:r w:rsidRPr="00803F64">
              <w:t> </w:t>
            </w:r>
          </w:p>
        </w:tc>
        <w:tc>
          <w:tcPr>
            <w:tcW w:w="9076" w:type="dxa"/>
            <w:tcBorders>
              <w:top w:val="nil"/>
              <w:left w:val="nil"/>
              <w:bottom w:val="nil"/>
              <w:right w:val="nil"/>
            </w:tcBorders>
          </w:tcPr>
          <w:p w14:paraId="21D46818" w14:textId="187EF16C" w:rsidR="000F76BC" w:rsidRPr="001B1540" w:rsidRDefault="000F76BC" w:rsidP="008F7604">
            <w:pPr>
              <w:ind w:left="26"/>
              <w:rPr>
                <w:color w:val="0000FF"/>
                <w:sz w:val="22"/>
                <w:szCs w:val="22"/>
                <w:u w:val="single"/>
              </w:rPr>
            </w:pPr>
            <w:r>
              <w:rPr>
                <w:sz w:val="22"/>
                <w:szCs w:val="22"/>
              </w:rPr>
              <w:t>The Business Case for Impact Enterprise</w:t>
            </w:r>
          </w:p>
        </w:tc>
      </w:tr>
      <w:tr w:rsidR="000F76BC" w:rsidRPr="004D6131" w14:paraId="4A30E3F1" w14:textId="77777777" w:rsidTr="00E76A04">
        <w:tc>
          <w:tcPr>
            <w:tcW w:w="180" w:type="dxa"/>
            <w:vMerge/>
            <w:tcBorders>
              <w:top w:val="nil"/>
              <w:left w:val="nil"/>
              <w:bottom w:val="nil"/>
              <w:right w:val="nil"/>
            </w:tcBorders>
            <w:vAlign w:val="center"/>
          </w:tcPr>
          <w:p w14:paraId="58CC1AAC" w14:textId="77777777" w:rsidR="000F76BC" w:rsidRPr="00803F64" w:rsidRDefault="000F76BC" w:rsidP="000F76BC"/>
        </w:tc>
        <w:tc>
          <w:tcPr>
            <w:tcW w:w="1081" w:type="dxa"/>
            <w:tcBorders>
              <w:top w:val="nil"/>
              <w:left w:val="nil"/>
              <w:bottom w:val="nil"/>
              <w:right w:val="nil"/>
            </w:tcBorders>
          </w:tcPr>
          <w:p w14:paraId="292825CE" w14:textId="77777777" w:rsidR="000F76BC" w:rsidRPr="00803F64" w:rsidRDefault="000F76BC" w:rsidP="000F76BC">
            <w:pPr>
              <w:jc w:val="right"/>
            </w:pPr>
            <w:r w:rsidRPr="00803F64">
              <w:rPr>
                <w:b/>
                <w:bCs/>
              </w:rPr>
              <w:t xml:space="preserve">Assignment </w:t>
            </w:r>
          </w:p>
        </w:tc>
        <w:tc>
          <w:tcPr>
            <w:tcW w:w="60" w:type="dxa"/>
            <w:tcBorders>
              <w:top w:val="nil"/>
              <w:left w:val="nil"/>
              <w:bottom w:val="nil"/>
              <w:right w:val="nil"/>
            </w:tcBorders>
          </w:tcPr>
          <w:p w14:paraId="043F2A34" w14:textId="77777777" w:rsidR="000F76BC" w:rsidRPr="00803F64" w:rsidRDefault="000F76BC" w:rsidP="000F76BC">
            <w:r w:rsidRPr="00803F64">
              <w:t> </w:t>
            </w:r>
          </w:p>
        </w:tc>
        <w:tc>
          <w:tcPr>
            <w:tcW w:w="9076" w:type="dxa"/>
            <w:tcBorders>
              <w:top w:val="nil"/>
              <w:left w:val="nil"/>
              <w:bottom w:val="nil"/>
              <w:right w:val="nil"/>
            </w:tcBorders>
          </w:tcPr>
          <w:p w14:paraId="0642C29E" w14:textId="5CAC826C" w:rsidR="000F76BC" w:rsidRPr="004D6131" w:rsidRDefault="00A24E67" w:rsidP="000F76BC">
            <w:pPr>
              <w:rPr>
                <w:sz w:val="22"/>
                <w:szCs w:val="22"/>
              </w:rPr>
            </w:pPr>
            <w:r w:rsidRPr="002647A2">
              <w:rPr>
                <w:iCs/>
              </w:rPr>
              <w:t xml:space="preserve">Company Proposals and Team </w:t>
            </w:r>
            <w:r w:rsidRPr="00CB6DE8">
              <w:rPr>
                <w:iCs/>
              </w:rPr>
              <w:t>Charter</w:t>
            </w:r>
            <w:r w:rsidRPr="00CB6DE8">
              <w:rPr>
                <w:bCs/>
                <w:sz w:val="22"/>
                <w:szCs w:val="22"/>
              </w:rPr>
              <w:t xml:space="preserve"> </w:t>
            </w:r>
            <w:r w:rsidRPr="008F7604">
              <w:rPr>
                <w:bCs/>
                <w:sz w:val="22"/>
                <w:szCs w:val="22"/>
              </w:rPr>
              <w:t>Due 9</w:t>
            </w:r>
            <w:r w:rsidR="00CB6DE8" w:rsidRPr="00CB6DE8">
              <w:rPr>
                <w:bCs/>
                <w:sz w:val="22"/>
                <w:szCs w:val="22"/>
              </w:rPr>
              <w:t>/8</w:t>
            </w:r>
          </w:p>
        </w:tc>
      </w:tr>
      <w:tr w:rsidR="000F76BC" w:rsidRPr="004D6131" w14:paraId="49EB95EE" w14:textId="77777777" w:rsidTr="00E76A04">
        <w:tc>
          <w:tcPr>
            <w:tcW w:w="180" w:type="dxa"/>
            <w:vMerge/>
            <w:tcBorders>
              <w:top w:val="nil"/>
              <w:left w:val="nil"/>
              <w:bottom w:val="nil"/>
              <w:right w:val="nil"/>
            </w:tcBorders>
            <w:vAlign w:val="center"/>
          </w:tcPr>
          <w:p w14:paraId="50A56566" w14:textId="77777777" w:rsidR="000F76BC" w:rsidRPr="00803F64" w:rsidRDefault="000F76BC" w:rsidP="000F76BC"/>
        </w:tc>
        <w:tc>
          <w:tcPr>
            <w:tcW w:w="1081" w:type="dxa"/>
            <w:tcBorders>
              <w:top w:val="nil"/>
              <w:left w:val="nil"/>
              <w:bottom w:val="nil"/>
              <w:right w:val="nil"/>
            </w:tcBorders>
          </w:tcPr>
          <w:p w14:paraId="742FD384" w14:textId="77777777" w:rsidR="000F76BC" w:rsidRPr="00803F64" w:rsidRDefault="000F76BC" w:rsidP="000F76BC">
            <w:pPr>
              <w:jc w:val="right"/>
            </w:pPr>
            <w:r w:rsidRPr="00803F64">
              <w:rPr>
                <w:b/>
                <w:bCs/>
              </w:rPr>
              <w:t>Resources</w:t>
            </w:r>
          </w:p>
        </w:tc>
        <w:tc>
          <w:tcPr>
            <w:tcW w:w="60" w:type="dxa"/>
            <w:tcBorders>
              <w:top w:val="nil"/>
              <w:left w:val="nil"/>
              <w:bottom w:val="nil"/>
              <w:right w:val="nil"/>
            </w:tcBorders>
          </w:tcPr>
          <w:p w14:paraId="69D26A82" w14:textId="77777777" w:rsidR="000F76BC" w:rsidRPr="00803F64" w:rsidRDefault="000F76BC" w:rsidP="000F76BC">
            <w:r w:rsidRPr="00803F64">
              <w:t> </w:t>
            </w:r>
          </w:p>
        </w:tc>
        <w:tc>
          <w:tcPr>
            <w:tcW w:w="9076" w:type="dxa"/>
            <w:tcBorders>
              <w:top w:val="nil"/>
              <w:left w:val="nil"/>
              <w:bottom w:val="nil"/>
              <w:right w:val="nil"/>
            </w:tcBorders>
          </w:tcPr>
          <w:p w14:paraId="59FBA6B1" w14:textId="77777777" w:rsidR="000F76BC" w:rsidRPr="0053365A" w:rsidRDefault="000F76BC" w:rsidP="000F76BC">
            <w:pPr>
              <w:tabs>
                <w:tab w:val="left" w:pos="80"/>
                <w:tab w:val="left" w:pos="520"/>
                <w:tab w:val="left" w:pos="620"/>
                <w:tab w:val="left" w:pos="900"/>
                <w:tab w:val="left" w:pos="1520"/>
                <w:tab w:val="left" w:pos="1700"/>
                <w:tab w:val="left" w:pos="1880"/>
                <w:tab w:val="left" w:pos="2420"/>
                <w:tab w:val="left" w:pos="4680"/>
                <w:tab w:val="left" w:pos="6980"/>
                <w:tab w:val="left" w:pos="7020"/>
                <w:tab w:val="left" w:pos="9260"/>
              </w:tabs>
              <w:spacing w:line="280" w:lineRule="atLeast"/>
              <w:ind w:right="360"/>
              <w:outlineLvl w:val="0"/>
              <w:rPr>
                <w:color w:val="000000"/>
                <w:sz w:val="22"/>
                <w:szCs w:val="22"/>
              </w:rPr>
            </w:pPr>
            <w:hyperlink r:id="rId18" w:history="1">
              <w:r w:rsidRPr="0053365A">
                <w:rPr>
                  <w:rStyle w:val="Hyperlink"/>
                  <w:sz w:val="22"/>
                  <w:szCs w:val="22"/>
                </w:rPr>
                <w:t>www.greenbiz.com/enewsletter/</w:t>
              </w:r>
            </w:hyperlink>
            <w:r w:rsidRPr="0053365A">
              <w:rPr>
                <w:color w:val="000000"/>
                <w:sz w:val="22"/>
                <w:szCs w:val="22"/>
              </w:rPr>
              <w:t xml:space="preserve"> - </w:t>
            </w:r>
            <w:proofErr w:type="spellStart"/>
            <w:r w:rsidRPr="0053365A">
              <w:rPr>
                <w:color w:val="000000"/>
                <w:sz w:val="22"/>
                <w:szCs w:val="22"/>
              </w:rPr>
              <w:t>GreenBuzz</w:t>
            </w:r>
            <w:proofErr w:type="spellEnd"/>
            <w:r w:rsidRPr="0053365A">
              <w:rPr>
                <w:color w:val="000000"/>
                <w:sz w:val="22"/>
                <w:szCs w:val="22"/>
              </w:rPr>
              <w:t xml:space="preserve"> Newsletter  </w:t>
            </w:r>
          </w:p>
          <w:p w14:paraId="08731BC4" w14:textId="0E0AE6A2" w:rsidR="0053365A" w:rsidRPr="0053365A" w:rsidRDefault="0053365A" w:rsidP="000F76BC">
            <w:pPr>
              <w:rPr>
                <w:sz w:val="22"/>
                <w:szCs w:val="22"/>
              </w:rPr>
            </w:pPr>
            <w:hyperlink r:id="rId19" w:history="1">
              <w:r w:rsidRPr="0053365A">
                <w:rPr>
                  <w:rStyle w:val="Hyperlink"/>
                  <w:sz w:val="22"/>
                  <w:szCs w:val="22"/>
                </w:rPr>
                <w:t>https://www.unglobalcompact.org</w:t>
              </w:r>
            </w:hyperlink>
            <w:r w:rsidRPr="0053365A">
              <w:rPr>
                <w:sz w:val="22"/>
                <w:szCs w:val="22"/>
              </w:rPr>
              <w:t xml:space="preserve"> – UN Global Compact</w:t>
            </w:r>
          </w:p>
          <w:p w14:paraId="484CEB4C" w14:textId="69DAC2E1" w:rsidR="000F76BC" w:rsidRPr="0053365A" w:rsidRDefault="000F76BC" w:rsidP="000F76BC">
            <w:pPr>
              <w:rPr>
                <w:sz w:val="22"/>
                <w:szCs w:val="22"/>
              </w:rPr>
            </w:pPr>
            <w:hyperlink r:id="rId20" w:history="1">
              <w:r w:rsidRPr="0053365A">
                <w:rPr>
                  <w:rStyle w:val="Hyperlink"/>
                  <w:sz w:val="22"/>
                  <w:szCs w:val="22"/>
                  <w:lang w:val="fr-FR"/>
                </w:rPr>
                <w:t>http://www.coloradocleantech.com/</w:t>
              </w:r>
            </w:hyperlink>
            <w:r w:rsidRPr="0053365A">
              <w:rPr>
                <w:sz w:val="22"/>
                <w:szCs w:val="22"/>
                <w:lang w:val="fr-FR"/>
              </w:rPr>
              <w:t xml:space="preserve"> - Colorado </w:t>
            </w:r>
            <w:proofErr w:type="spellStart"/>
            <w:r w:rsidRPr="0053365A">
              <w:rPr>
                <w:sz w:val="22"/>
                <w:szCs w:val="22"/>
                <w:lang w:val="fr-FR"/>
              </w:rPr>
              <w:t>Cleantech</w:t>
            </w:r>
            <w:proofErr w:type="spellEnd"/>
            <w:r w:rsidRPr="0053365A">
              <w:rPr>
                <w:sz w:val="22"/>
                <w:szCs w:val="22"/>
                <w:lang w:val="fr-FR"/>
              </w:rPr>
              <w:t xml:space="preserve"> </w:t>
            </w:r>
            <w:proofErr w:type="spellStart"/>
            <w:r w:rsidRPr="0053365A">
              <w:rPr>
                <w:sz w:val="22"/>
                <w:szCs w:val="22"/>
                <w:lang w:val="fr-FR"/>
              </w:rPr>
              <w:t>Industry</w:t>
            </w:r>
            <w:proofErr w:type="spellEnd"/>
            <w:r w:rsidRPr="0053365A">
              <w:rPr>
                <w:sz w:val="22"/>
                <w:szCs w:val="22"/>
                <w:lang w:val="fr-FR"/>
              </w:rPr>
              <w:t xml:space="preserve"> Association.</w:t>
            </w:r>
          </w:p>
        </w:tc>
      </w:tr>
      <w:tr w:rsidR="000F76BC" w:rsidRPr="004D6131" w14:paraId="4EF96A44" w14:textId="77777777" w:rsidTr="00B67D8B">
        <w:trPr>
          <w:trHeight w:val="288"/>
        </w:trPr>
        <w:tc>
          <w:tcPr>
            <w:tcW w:w="180" w:type="dxa"/>
            <w:tcBorders>
              <w:top w:val="nil"/>
              <w:left w:val="nil"/>
              <w:bottom w:val="nil"/>
              <w:right w:val="nil"/>
            </w:tcBorders>
          </w:tcPr>
          <w:p w14:paraId="6DE3A4B3" w14:textId="77777777" w:rsidR="000F76BC" w:rsidRPr="00803F64" w:rsidRDefault="000F76BC" w:rsidP="000F76BC"/>
        </w:tc>
        <w:tc>
          <w:tcPr>
            <w:tcW w:w="1081" w:type="dxa"/>
            <w:tcBorders>
              <w:top w:val="nil"/>
              <w:left w:val="nil"/>
              <w:bottom w:val="nil"/>
              <w:right w:val="nil"/>
            </w:tcBorders>
          </w:tcPr>
          <w:p w14:paraId="51324DAE" w14:textId="77777777" w:rsidR="000F76BC" w:rsidRPr="00803F64" w:rsidRDefault="000F76BC" w:rsidP="000F76BC">
            <w:pPr>
              <w:jc w:val="right"/>
            </w:pPr>
            <w:r w:rsidRPr="00803F64">
              <w:rPr>
                <w:b/>
                <w:bCs/>
              </w:rPr>
              <w:t>References</w:t>
            </w:r>
          </w:p>
        </w:tc>
        <w:tc>
          <w:tcPr>
            <w:tcW w:w="60" w:type="dxa"/>
            <w:tcBorders>
              <w:top w:val="nil"/>
              <w:left w:val="nil"/>
              <w:bottom w:val="nil"/>
              <w:right w:val="nil"/>
            </w:tcBorders>
          </w:tcPr>
          <w:p w14:paraId="11DAE05C" w14:textId="77777777" w:rsidR="000F76BC" w:rsidRPr="00803F64" w:rsidRDefault="000F76BC" w:rsidP="000F76BC">
            <w:r w:rsidRPr="00803F64">
              <w:t> </w:t>
            </w:r>
          </w:p>
        </w:tc>
        <w:tc>
          <w:tcPr>
            <w:tcW w:w="9076" w:type="dxa"/>
            <w:tcBorders>
              <w:top w:val="nil"/>
              <w:left w:val="nil"/>
              <w:bottom w:val="nil"/>
              <w:right w:val="nil"/>
            </w:tcBorders>
          </w:tcPr>
          <w:p w14:paraId="0A68C374" w14:textId="77777777" w:rsidR="001F25A6" w:rsidRPr="001F25A6" w:rsidRDefault="001F25A6" w:rsidP="001F25A6">
            <w:pPr>
              <w:pStyle w:val="ListParagraph"/>
              <w:numPr>
                <w:ilvl w:val="0"/>
                <w:numId w:val="26"/>
              </w:numPr>
              <w:tabs>
                <w:tab w:val="left" w:pos="80"/>
                <w:tab w:val="left" w:pos="400"/>
                <w:tab w:val="left" w:pos="792"/>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0"/>
              <w:rPr>
                <w:sz w:val="22"/>
                <w:szCs w:val="22"/>
              </w:rPr>
            </w:pPr>
            <w:r w:rsidRPr="001F25A6">
              <w:rPr>
                <w:sz w:val="22"/>
                <w:szCs w:val="22"/>
              </w:rPr>
              <w:t>Barbier, E., Burgess, J. &amp; Dean, T.  How to Pay for Saving Biodiversity: Can Private Sector Involvement in a Global Agreement Help to Conserve Global Biodiversity?   </w:t>
            </w:r>
            <w:r w:rsidRPr="001F25A6">
              <w:rPr>
                <w:i/>
                <w:sz w:val="22"/>
                <w:szCs w:val="22"/>
              </w:rPr>
              <w:t>Science</w:t>
            </w:r>
            <w:r w:rsidRPr="001F25A6">
              <w:rPr>
                <w:sz w:val="22"/>
                <w:szCs w:val="22"/>
              </w:rPr>
              <w:t>, 360: 6388: 486-488. May 4, 2018.</w:t>
            </w:r>
          </w:p>
          <w:p w14:paraId="713D1271" w14:textId="6B30C8C2" w:rsidR="000F76BC" w:rsidRPr="001F25A6" w:rsidRDefault="001F25A6" w:rsidP="001F25A6">
            <w:pPr>
              <w:pStyle w:val="ListParagraph"/>
              <w:numPr>
                <w:ilvl w:val="0"/>
                <w:numId w:val="26"/>
              </w:numPr>
              <w:tabs>
                <w:tab w:val="left" w:pos="80"/>
                <w:tab w:val="left" w:pos="400"/>
                <w:tab w:val="left" w:pos="792"/>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0"/>
              <w:rPr>
                <w:sz w:val="22"/>
                <w:szCs w:val="22"/>
              </w:rPr>
            </w:pPr>
            <w:r w:rsidRPr="001F25A6">
              <w:rPr>
                <w:sz w:val="22"/>
                <w:szCs w:val="22"/>
              </w:rPr>
              <w:t xml:space="preserve">Folke, C., et al., 2019.  Transnational Corporations and the Challenge of Biosphere Stewardship.  </w:t>
            </w:r>
            <w:r w:rsidRPr="001F25A6">
              <w:rPr>
                <w:i/>
                <w:iCs/>
                <w:sz w:val="22"/>
                <w:szCs w:val="22"/>
              </w:rPr>
              <w:t>Nature Ecology and Evolution.</w:t>
            </w:r>
            <w:r w:rsidRPr="001F25A6">
              <w:rPr>
                <w:sz w:val="22"/>
                <w:szCs w:val="22"/>
              </w:rPr>
              <w:t xml:space="preserve">  3: October.  1396-1403.</w:t>
            </w:r>
          </w:p>
        </w:tc>
      </w:tr>
    </w:tbl>
    <w:p w14:paraId="7C3E4B18" w14:textId="553BB790" w:rsidR="003D5D5E" w:rsidRDefault="003D5D5E" w:rsidP="00573511">
      <w:pPr>
        <w:rPr>
          <w:i/>
          <w:iCs/>
          <w:sz w:val="28"/>
          <w:szCs w:val="28"/>
        </w:rPr>
      </w:pPr>
    </w:p>
    <w:p w14:paraId="0113FBC2" w14:textId="77777777" w:rsidR="006F3E32" w:rsidRDefault="006F3E32">
      <w:pPr>
        <w:rPr>
          <w:i/>
          <w:iCs/>
          <w:sz w:val="28"/>
          <w:szCs w:val="28"/>
        </w:rPr>
      </w:pPr>
      <w:r>
        <w:rPr>
          <w:i/>
          <w:iCs/>
          <w:sz w:val="28"/>
          <w:szCs w:val="28"/>
        </w:rPr>
        <w:br w:type="page"/>
      </w:r>
    </w:p>
    <w:p w14:paraId="611B2A4D" w14:textId="3FE9A2B6" w:rsidR="001B1540" w:rsidRDefault="00F60F4B" w:rsidP="001B1540">
      <w:pPr>
        <w:rPr>
          <w:i/>
          <w:iCs/>
          <w:sz w:val="28"/>
          <w:szCs w:val="28"/>
        </w:rPr>
      </w:pPr>
      <w:r>
        <w:rPr>
          <w:i/>
          <w:iCs/>
          <w:sz w:val="28"/>
          <w:szCs w:val="28"/>
        </w:rPr>
        <w:lastRenderedPageBreak/>
        <w:t xml:space="preserve">Week </w:t>
      </w:r>
      <w:r w:rsidR="00E71E3F">
        <w:rPr>
          <w:i/>
          <w:iCs/>
          <w:sz w:val="28"/>
          <w:szCs w:val="28"/>
        </w:rPr>
        <w:t>4</w:t>
      </w:r>
      <w:r>
        <w:rPr>
          <w:i/>
          <w:iCs/>
          <w:sz w:val="28"/>
          <w:szCs w:val="28"/>
        </w:rPr>
        <w:t xml:space="preserve">: </w:t>
      </w:r>
      <w:r w:rsidR="001B1540">
        <w:rPr>
          <w:i/>
          <w:iCs/>
          <w:sz w:val="28"/>
          <w:szCs w:val="28"/>
        </w:rPr>
        <w:t>9/</w:t>
      </w:r>
      <w:r w:rsidR="00E71E3F">
        <w:rPr>
          <w:i/>
          <w:iCs/>
          <w:sz w:val="28"/>
          <w:szCs w:val="28"/>
        </w:rPr>
        <w:t>15</w:t>
      </w:r>
      <w:r w:rsidR="001B1540">
        <w:rPr>
          <w:i/>
          <w:iCs/>
          <w:sz w:val="28"/>
          <w:szCs w:val="28"/>
        </w:rPr>
        <w:t xml:space="preserve">, </w:t>
      </w:r>
      <w:r w:rsidR="00E71E3F">
        <w:rPr>
          <w:i/>
          <w:iCs/>
          <w:sz w:val="28"/>
          <w:szCs w:val="28"/>
        </w:rPr>
        <w:t>9/17</w:t>
      </w:r>
    </w:p>
    <w:p w14:paraId="6E064469" w14:textId="77777777" w:rsidR="00841E4F" w:rsidRDefault="00841E4F" w:rsidP="00841E4F">
      <w:pPr>
        <w:pStyle w:val="NormalWeb"/>
        <w:spacing w:before="0" w:beforeAutospacing="0" w:after="0" w:afterAutospacing="0"/>
        <w:outlineLvl w:val="0"/>
        <w:rPr>
          <w:i/>
          <w:iCs/>
          <w:sz w:val="28"/>
          <w:szCs w:val="28"/>
        </w:rPr>
      </w:pPr>
      <w:r>
        <w:rPr>
          <w:i/>
          <w:iCs/>
          <w:sz w:val="28"/>
          <w:szCs w:val="28"/>
        </w:rPr>
        <w:t>Strategic Differentiation in Impact Enterprise</w:t>
      </w:r>
    </w:p>
    <w:tbl>
      <w:tblPr>
        <w:tblW w:w="9945" w:type="dxa"/>
        <w:tblLayout w:type="fixed"/>
        <w:tblCellMar>
          <w:left w:w="0" w:type="dxa"/>
          <w:right w:w="0" w:type="dxa"/>
        </w:tblCellMar>
        <w:tblLook w:val="0000" w:firstRow="0" w:lastRow="0" w:firstColumn="0" w:lastColumn="0" w:noHBand="0" w:noVBand="0"/>
      </w:tblPr>
      <w:tblGrid>
        <w:gridCol w:w="450"/>
        <w:gridCol w:w="1260"/>
        <w:gridCol w:w="90"/>
        <w:gridCol w:w="8145"/>
      </w:tblGrid>
      <w:tr w:rsidR="00841E4F" w:rsidRPr="00803F64" w14:paraId="11F267F7" w14:textId="77777777" w:rsidTr="00F251EE">
        <w:tc>
          <w:tcPr>
            <w:tcW w:w="9945" w:type="dxa"/>
            <w:gridSpan w:val="4"/>
            <w:tcBorders>
              <w:top w:val="nil"/>
              <w:left w:val="nil"/>
              <w:bottom w:val="nil"/>
              <w:right w:val="nil"/>
            </w:tcBorders>
          </w:tcPr>
          <w:p w14:paraId="017B626A" w14:textId="77777777" w:rsidR="00841E4F" w:rsidRDefault="00841E4F" w:rsidP="00F251EE">
            <w:pPr>
              <w:pStyle w:val="NormalWeb"/>
              <w:numPr>
                <w:ilvl w:val="0"/>
                <w:numId w:val="2"/>
              </w:numPr>
              <w:rPr>
                <w:sz w:val="22"/>
                <w:szCs w:val="22"/>
              </w:rPr>
            </w:pPr>
            <w:r w:rsidRPr="004D6131">
              <w:rPr>
                <w:sz w:val="22"/>
                <w:szCs w:val="22"/>
              </w:rPr>
              <w:t xml:space="preserve">Understand </w:t>
            </w:r>
            <w:r>
              <w:rPr>
                <w:sz w:val="22"/>
                <w:szCs w:val="22"/>
              </w:rPr>
              <w:t>the unique aspects of product differentiation based on green or social attributes.</w:t>
            </w:r>
          </w:p>
          <w:p w14:paraId="757B3021" w14:textId="6A748188" w:rsidR="00841E4F" w:rsidRPr="00803F64" w:rsidRDefault="00841E4F" w:rsidP="00F251EE">
            <w:pPr>
              <w:pStyle w:val="NormalWeb"/>
              <w:numPr>
                <w:ilvl w:val="0"/>
                <w:numId w:val="2"/>
              </w:numPr>
              <w:spacing w:after="0" w:afterAutospacing="0"/>
            </w:pPr>
            <w:r w:rsidRPr="008F7604">
              <w:rPr>
                <w:sz w:val="22"/>
                <w:szCs w:val="22"/>
              </w:rPr>
              <w:t>Introduce students to the concept an</w:t>
            </w:r>
            <w:r w:rsidR="00850BAE" w:rsidRPr="008F7604">
              <w:rPr>
                <w:sz w:val="22"/>
                <w:szCs w:val="22"/>
              </w:rPr>
              <w:t>d</w:t>
            </w:r>
            <w:r w:rsidRPr="008F7604">
              <w:rPr>
                <w:sz w:val="22"/>
                <w:szCs w:val="22"/>
              </w:rPr>
              <w:t xml:space="preserve"> implementation of blue ocean strategy.</w:t>
            </w:r>
          </w:p>
        </w:tc>
      </w:tr>
      <w:tr w:rsidR="00841E4F" w:rsidRPr="00442347" w14:paraId="47BC01E8" w14:textId="77777777" w:rsidTr="00F251EE">
        <w:tc>
          <w:tcPr>
            <w:tcW w:w="450" w:type="dxa"/>
            <w:vMerge w:val="restart"/>
            <w:tcBorders>
              <w:top w:val="nil"/>
              <w:left w:val="nil"/>
              <w:bottom w:val="nil"/>
              <w:right w:val="nil"/>
            </w:tcBorders>
          </w:tcPr>
          <w:p w14:paraId="1B8B250E" w14:textId="77777777" w:rsidR="00841E4F" w:rsidRPr="00803F64" w:rsidRDefault="00841E4F" w:rsidP="00F251EE">
            <w:pPr>
              <w:jc w:val="right"/>
            </w:pPr>
            <w:r w:rsidRPr="00803F64">
              <w:t> </w:t>
            </w:r>
          </w:p>
        </w:tc>
        <w:tc>
          <w:tcPr>
            <w:tcW w:w="1260" w:type="dxa"/>
            <w:tcBorders>
              <w:top w:val="nil"/>
              <w:left w:val="nil"/>
              <w:bottom w:val="nil"/>
              <w:right w:val="nil"/>
            </w:tcBorders>
          </w:tcPr>
          <w:p w14:paraId="44195803" w14:textId="77777777" w:rsidR="00841E4F" w:rsidRPr="004D6131" w:rsidRDefault="00841E4F" w:rsidP="00F251EE">
            <w:pPr>
              <w:jc w:val="right"/>
              <w:rPr>
                <w:sz w:val="22"/>
                <w:szCs w:val="22"/>
              </w:rPr>
            </w:pPr>
            <w:r>
              <w:rPr>
                <w:b/>
                <w:bCs/>
                <w:sz w:val="22"/>
                <w:szCs w:val="22"/>
              </w:rPr>
              <w:t>Preparation</w:t>
            </w:r>
            <w:r w:rsidRPr="004D6131">
              <w:rPr>
                <w:sz w:val="22"/>
                <w:szCs w:val="22"/>
              </w:rPr>
              <w:t xml:space="preserve"> </w:t>
            </w:r>
          </w:p>
        </w:tc>
        <w:tc>
          <w:tcPr>
            <w:tcW w:w="90" w:type="dxa"/>
            <w:tcBorders>
              <w:top w:val="nil"/>
              <w:left w:val="nil"/>
              <w:bottom w:val="nil"/>
              <w:right w:val="nil"/>
            </w:tcBorders>
          </w:tcPr>
          <w:p w14:paraId="1B524156" w14:textId="77777777" w:rsidR="00841E4F" w:rsidRPr="004D6131" w:rsidRDefault="00841E4F" w:rsidP="00F251EE">
            <w:pPr>
              <w:rPr>
                <w:sz w:val="22"/>
                <w:szCs w:val="22"/>
              </w:rPr>
            </w:pPr>
            <w:r w:rsidRPr="004D6131">
              <w:rPr>
                <w:sz w:val="22"/>
                <w:szCs w:val="22"/>
              </w:rPr>
              <w:t> </w:t>
            </w:r>
          </w:p>
        </w:tc>
        <w:tc>
          <w:tcPr>
            <w:tcW w:w="8145" w:type="dxa"/>
            <w:tcBorders>
              <w:top w:val="nil"/>
              <w:left w:val="nil"/>
              <w:bottom w:val="nil"/>
              <w:right w:val="nil"/>
            </w:tcBorders>
          </w:tcPr>
          <w:p w14:paraId="3DA13657" w14:textId="77777777" w:rsidR="00841E4F" w:rsidRPr="008F7604" w:rsidRDefault="00841E4F">
            <w:pPr>
              <w:pStyle w:val="ListParagraph"/>
              <w:numPr>
                <w:ilvl w:val="0"/>
                <w:numId w:val="12"/>
              </w:numPr>
              <w:rPr>
                <w:sz w:val="22"/>
                <w:szCs w:val="22"/>
              </w:rPr>
            </w:pPr>
            <w:r w:rsidRPr="008F7604">
              <w:rPr>
                <w:iCs/>
                <w:sz w:val="22"/>
                <w:szCs w:val="22"/>
              </w:rPr>
              <w:t xml:space="preserve">Kim, W. C. &amp; Mauborgne, R.  2005. Blue Ocean Strategy: From Theory to Practice.  </w:t>
            </w:r>
            <w:r w:rsidRPr="008F7604">
              <w:rPr>
                <w:i/>
                <w:sz w:val="22"/>
                <w:szCs w:val="22"/>
              </w:rPr>
              <w:t>California Management Review</w:t>
            </w:r>
            <w:r w:rsidRPr="008F7604">
              <w:rPr>
                <w:iCs/>
                <w:sz w:val="22"/>
                <w:szCs w:val="22"/>
              </w:rPr>
              <w:t>.  47(3).</w:t>
            </w:r>
          </w:p>
          <w:p w14:paraId="2ED1F54B" w14:textId="0C224373" w:rsidR="00841E4F" w:rsidRPr="008F7604" w:rsidRDefault="00841E4F" w:rsidP="004148BD">
            <w:pPr>
              <w:pStyle w:val="ListParagraph"/>
              <w:numPr>
                <w:ilvl w:val="0"/>
                <w:numId w:val="12"/>
              </w:numPr>
              <w:rPr>
                <w:i/>
                <w:sz w:val="22"/>
                <w:szCs w:val="22"/>
              </w:rPr>
            </w:pPr>
            <w:r w:rsidRPr="008F7604">
              <w:rPr>
                <w:iCs/>
                <w:sz w:val="22"/>
                <w:szCs w:val="22"/>
              </w:rPr>
              <w:t>D</w:t>
            </w:r>
            <w:r w:rsidRPr="008F7604">
              <w:rPr>
                <w:sz w:val="22"/>
                <w:szCs w:val="22"/>
              </w:rPr>
              <w:t xml:space="preserve">ean, T.J. &amp; Pacheco, D.   2014.  Green Marketing: A Strategic Balancing Act for Creating Value. </w:t>
            </w:r>
            <w:r w:rsidRPr="008F7604">
              <w:rPr>
                <w:i/>
                <w:sz w:val="22"/>
                <w:szCs w:val="22"/>
              </w:rPr>
              <w:t>Journal of Business Strategy</w:t>
            </w:r>
            <w:r w:rsidRPr="008F7604">
              <w:rPr>
                <w:sz w:val="22"/>
                <w:szCs w:val="22"/>
              </w:rPr>
              <w:t xml:space="preserve"> 35(5), Sept/Oct</w:t>
            </w:r>
          </w:p>
        </w:tc>
      </w:tr>
      <w:tr w:rsidR="00841E4F" w:rsidRPr="004D6131" w14:paraId="1DE4C61B" w14:textId="77777777" w:rsidTr="00F251EE">
        <w:tc>
          <w:tcPr>
            <w:tcW w:w="450" w:type="dxa"/>
            <w:vMerge/>
            <w:tcBorders>
              <w:top w:val="nil"/>
              <w:left w:val="nil"/>
              <w:bottom w:val="nil"/>
              <w:right w:val="nil"/>
            </w:tcBorders>
            <w:vAlign w:val="center"/>
          </w:tcPr>
          <w:p w14:paraId="12A1FBF3" w14:textId="77777777" w:rsidR="00841E4F" w:rsidRPr="00803F64" w:rsidRDefault="00841E4F" w:rsidP="00F251EE"/>
        </w:tc>
        <w:tc>
          <w:tcPr>
            <w:tcW w:w="1260" w:type="dxa"/>
            <w:tcBorders>
              <w:top w:val="nil"/>
              <w:left w:val="nil"/>
              <w:bottom w:val="nil"/>
              <w:right w:val="nil"/>
            </w:tcBorders>
          </w:tcPr>
          <w:p w14:paraId="6B4B4482" w14:textId="77777777" w:rsidR="00841E4F" w:rsidRPr="004D6131" w:rsidRDefault="00841E4F" w:rsidP="00F251EE">
            <w:pPr>
              <w:jc w:val="right"/>
              <w:rPr>
                <w:sz w:val="22"/>
                <w:szCs w:val="22"/>
              </w:rPr>
            </w:pPr>
            <w:r>
              <w:rPr>
                <w:b/>
                <w:bCs/>
                <w:sz w:val="22"/>
                <w:szCs w:val="22"/>
              </w:rPr>
              <w:t>In-Class</w:t>
            </w:r>
          </w:p>
        </w:tc>
        <w:tc>
          <w:tcPr>
            <w:tcW w:w="90" w:type="dxa"/>
            <w:tcBorders>
              <w:top w:val="nil"/>
              <w:left w:val="nil"/>
              <w:bottom w:val="nil"/>
              <w:right w:val="nil"/>
            </w:tcBorders>
          </w:tcPr>
          <w:p w14:paraId="41902803" w14:textId="77777777" w:rsidR="00841E4F" w:rsidRPr="004D6131" w:rsidRDefault="00841E4F" w:rsidP="00F251EE">
            <w:pPr>
              <w:rPr>
                <w:sz w:val="22"/>
                <w:szCs w:val="22"/>
              </w:rPr>
            </w:pPr>
            <w:r w:rsidRPr="004D6131">
              <w:rPr>
                <w:sz w:val="22"/>
                <w:szCs w:val="22"/>
              </w:rPr>
              <w:t> </w:t>
            </w:r>
          </w:p>
        </w:tc>
        <w:tc>
          <w:tcPr>
            <w:tcW w:w="8145" w:type="dxa"/>
            <w:tcBorders>
              <w:top w:val="nil"/>
              <w:left w:val="nil"/>
              <w:bottom w:val="nil"/>
              <w:right w:val="nil"/>
            </w:tcBorders>
          </w:tcPr>
          <w:p w14:paraId="26E50D11" w14:textId="77777777" w:rsidR="00841E4F" w:rsidRDefault="00841E4F" w:rsidP="00F251EE">
            <w:pPr>
              <w:ind w:left="296" w:hanging="270"/>
              <w:rPr>
                <w:sz w:val="22"/>
                <w:szCs w:val="22"/>
              </w:rPr>
            </w:pPr>
            <w:r>
              <w:rPr>
                <w:sz w:val="22"/>
                <w:szCs w:val="22"/>
              </w:rPr>
              <w:t>Strategic Differentiation in Impact Enterprise</w:t>
            </w:r>
          </w:p>
          <w:p w14:paraId="3C3314AD" w14:textId="59CA6308" w:rsidR="00841E4F" w:rsidRDefault="00841E4F" w:rsidP="00F251EE">
            <w:pPr>
              <w:ind w:left="296" w:hanging="270"/>
              <w:rPr>
                <w:sz w:val="22"/>
                <w:szCs w:val="22"/>
              </w:rPr>
            </w:pPr>
            <w:r>
              <w:rPr>
                <w:sz w:val="22"/>
                <w:szCs w:val="22"/>
              </w:rPr>
              <w:t>Certification Systems</w:t>
            </w:r>
          </w:p>
          <w:p w14:paraId="0EACFFFA" w14:textId="77777777" w:rsidR="00841E4F" w:rsidRPr="00955713" w:rsidRDefault="00841E4F" w:rsidP="00F251EE">
            <w:pPr>
              <w:ind w:left="296" w:hanging="270"/>
              <w:rPr>
                <w:sz w:val="22"/>
                <w:szCs w:val="22"/>
              </w:rPr>
            </w:pPr>
            <w:r w:rsidRPr="00FD7648">
              <w:rPr>
                <w:sz w:val="22"/>
                <w:szCs w:val="22"/>
              </w:rPr>
              <w:t>Overflow</w:t>
            </w:r>
          </w:p>
        </w:tc>
      </w:tr>
      <w:tr w:rsidR="00841E4F" w:rsidRPr="004D6131" w14:paraId="1F48EF58" w14:textId="77777777" w:rsidTr="00F251EE">
        <w:tc>
          <w:tcPr>
            <w:tcW w:w="450" w:type="dxa"/>
            <w:vMerge/>
            <w:tcBorders>
              <w:top w:val="nil"/>
              <w:left w:val="nil"/>
              <w:bottom w:val="nil"/>
              <w:right w:val="nil"/>
            </w:tcBorders>
            <w:vAlign w:val="center"/>
          </w:tcPr>
          <w:p w14:paraId="11F9160C" w14:textId="77777777" w:rsidR="00841E4F" w:rsidRPr="00803F64" w:rsidRDefault="00841E4F" w:rsidP="00F251EE"/>
        </w:tc>
        <w:tc>
          <w:tcPr>
            <w:tcW w:w="1260" w:type="dxa"/>
            <w:tcBorders>
              <w:top w:val="nil"/>
              <w:left w:val="nil"/>
              <w:bottom w:val="nil"/>
              <w:right w:val="nil"/>
            </w:tcBorders>
          </w:tcPr>
          <w:p w14:paraId="1BCF7765" w14:textId="77777777" w:rsidR="00841E4F" w:rsidRPr="004D6131" w:rsidRDefault="00841E4F" w:rsidP="00F251EE">
            <w:pPr>
              <w:jc w:val="right"/>
              <w:rPr>
                <w:sz w:val="22"/>
                <w:szCs w:val="22"/>
              </w:rPr>
            </w:pPr>
            <w:r w:rsidRPr="004D6131">
              <w:rPr>
                <w:b/>
                <w:bCs/>
                <w:sz w:val="22"/>
                <w:szCs w:val="22"/>
              </w:rPr>
              <w:t xml:space="preserve">Assignment </w:t>
            </w:r>
          </w:p>
        </w:tc>
        <w:tc>
          <w:tcPr>
            <w:tcW w:w="90" w:type="dxa"/>
            <w:tcBorders>
              <w:top w:val="nil"/>
              <w:left w:val="nil"/>
              <w:bottom w:val="nil"/>
              <w:right w:val="nil"/>
            </w:tcBorders>
          </w:tcPr>
          <w:p w14:paraId="0124178A" w14:textId="77777777" w:rsidR="00841E4F" w:rsidRPr="004D6131" w:rsidRDefault="00841E4F" w:rsidP="00F251EE">
            <w:pPr>
              <w:rPr>
                <w:sz w:val="22"/>
                <w:szCs w:val="22"/>
              </w:rPr>
            </w:pPr>
            <w:r w:rsidRPr="004D6131">
              <w:rPr>
                <w:sz w:val="22"/>
                <w:szCs w:val="22"/>
              </w:rPr>
              <w:t> </w:t>
            </w:r>
          </w:p>
        </w:tc>
        <w:tc>
          <w:tcPr>
            <w:tcW w:w="8145" w:type="dxa"/>
            <w:tcBorders>
              <w:top w:val="nil"/>
              <w:left w:val="nil"/>
              <w:bottom w:val="nil"/>
              <w:right w:val="nil"/>
            </w:tcBorders>
          </w:tcPr>
          <w:p w14:paraId="60A7C54C" w14:textId="45621338" w:rsidR="00841E4F" w:rsidRPr="00391A86" w:rsidRDefault="00780594" w:rsidP="00F251EE">
            <w:pPr>
              <w:ind w:left="296" w:hanging="270"/>
              <w:rPr>
                <w:bCs/>
                <w:sz w:val="22"/>
                <w:szCs w:val="22"/>
              </w:rPr>
            </w:pPr>
            <w:r>
              <w:rPr>
                <w:bCs/>
                <w:sz w:val="22"/>
                <w:szCs w:val="22"/>
              </w:rPr>
              <w:t>Mid-Semester</w:t>
            </w:r>
            <w:r w:rsidRPr="00391A86">
              <w:rPr>
                <w:bCs/>
                <w:sz w:val="22"/>
                <w:szCs w:val="22"/>
              </w:rPr>
              <w:t xml:space="preserve"> </w:t>
            </w:r>
            <w:r w:rsidR="00391A86" w:rsidRPr="00391A86">
              <w:rPr>
                <w:bCs/>
                <w:sz w:val="22"/>
                <w:szCs w:val="22"/>
              </w:rPr>
              <w:t>Take-Aways and Application Reports Due 9/20 (Online Students only)</w:t>
            </w:r>
          </w:p>
        </w:tc>
      </w:tr>
      <w:tr w:rsidR="00841E4F" w:rsidRPr="00B93CFB" w14:paraId="3CAD649B" w14:textId="77777777" w:rsidTr="00F251EE">
        <w:tc>
          <w:tcPr>
            <w:tcW w:w="450" w:type="dxa"/>
            <w:vMerge/>
            <w:tcBorders>
              <w:top w:val="nil"/>
              <w:left w:val="nil"/>
              <w:bottom w:val="nil"/>
              <w:right w:val="nil"/>
            </w:tcBorders>
            <w:vAlign w:val="center"/>
          </w:tcPr>
          <w:p w14:paraId="4C12D624" w14:textId="77777777" w:rsidR="00841E4F" w:rsidRPr="00803F64" w:rsidRDefault="00841E4F" w:rsidP="00F251EE"/>
        </w:tc>
        <w:tc>
          <w:tcPr>
            <w:tcW w:w="1260" w:type="dxa"/>
            <w:tcBorders>
              <w:top w:val="nil"/>
              <w:left w:val="nil"/>
              <w:bottom w:val="nil"/>
              <w:right w:val="nil"/>
            </w:tcBorders>
          </w:tcPr>
          <w:p w14:paraId="09ADEE62" w14:textId="77777777" w:rsidR="00841E4F" w:rsidRPr="004D6131" w:rsidRDefault="00841E4F" w:rsidP="00F251EE">
            <w:pPr>
              <w:jc w:val="right"/>
              <w:rPr>
                <w:sz w:val="22"/>
                <w:szCs w:val="22"/>
              </w:rPr>
            </w:pPr>
            <w:r w:rsidRPr="004D6131">
              <w:rPr>
                <w:b/>
                <w:bCs/>
                <w:sz w:val="22"/>
                <w:szCs w:val="22"/>
              </w:rPr>
              <w:t>Resources</w:t>
            </w:r>
          </w:p>
        </w:tc>
        <w:tc>
          <w:tcPr>
            <w:tcW w:w="90" w:type="dxa"/>
            <w:tcBorders>
              <w:top w:val="nil"/>
              <w:left w:val="nil"/>
              <w:bottom w:val="nil"/>
              <w:right w:val="nil"/>
            </w:tcBorders>
          </w:tcPr>
          <w:p w14:paraId="709EEE21" w14:textId="77777777" w:rsidR="00841E4F" w:rsidRPr="004D6131" w:rsidRDefault="00841E4F" w:rsidP="00F251EE">
            <w:pPr>
              <w:rPr>
                <w:sz w:val="22"/>
                <w:szCs w:val="22"/>
              </w:rPr>
            </w:pPr>
            <w:r w:rsidRPr="004D6131">
              <w:rPr>
                <w:sz w:val="22"/>
                <w:szCs w:val="22"/>
              </w:rPr>
              <w:t> </w:t>
            </w:r>
          </w:p>
        </w:tc>
        <w:tc>
          <w:tcPr>
            <w:tcW w:w="8145" w:type="dxa"/>
            <w:tcBorders>
              <w:top w:val="nil"/>
              <w:left w:val="nil"/>
              <w:bottom w:val="nil"/>
              <w:right w:val="nil"/>
            </w:tcBorders>
          </w:tcPr>
          <w:p w14:paraId="1C226199" w14:textId="77777777" w:rsidR="00841E4F" w:rsidRDefault="00841E4F" w:rsidP="00F251EE">
            <w:pPr>
              <w:ind w:left="296" w:hanging="270"/>
              <w:rPr>
                <w:sz w:val="22"/>
                <w:szCs w:val="22"/>
                <w:lang w:val="fr-FR"/>
              </w:rPr>
            </w:pPr>
            <w:hyperlink r:id="rId21" w:history="1">
              <w:r w:rsidRPr="004D6131">
                <w:rPr>
                  <w:rStyle w:val="Hyperlink"/>
                  <w:sz w:val="22"/>
                  <w:szCs w:val="22"/>
                  <w:lang w:val="fr-FR"/>
                </w:rPr>
                <w:t>www.green-e.org</w:t>
              </w:r>
            </w:hyperlink>
          </w:p>
          <w:p w14:paraId="6E06FCED" w14:textId="77777777" w:rsidR="00841E4F" w:rsidRDefault="00841E4F" w:rsidP="00F251EE">
            <w:pPr>
              <w:ind w:left="296" w:hanging="270"/>
              <w:rPr>
                <w:sz w:val="22"/>
                <w:szCs w:val="22"/>
                <w:lang w:val="fr-FR"/>
              </w:rPr>
            </w:pPr>
            <w:hyperlink r:id="rId22" w:history="1">
              <w:r w:rsidRPr="00C06F53">
                <w:rPr>
                  <w:rStyle w:val="Hyperlink"/>
                  <w:sz w:val="22"/>
                  <w:szCs w:val="22"/>
                  <w:lang w:val="fr-FR"/>
                </w:rPr>
                <w:t>www.ecolabelling.org</w:t>
              </w:r>
            </w:hyperlink>
            <w:r>
              <w:rPr>
                <w:sz w:val="22"/>
                <w:szCs w:val="22"/>
                <w:lang w:val="fr-FR"/>
              </w:rPr>
              <w:t xml:space="preserve">  </w:t>
            </w:r>
            <w:proofErr w:type="spellStart"/>
            <w:r>
              <w:rPr>
                <w:sz w:val="22"/>
                <w:szCs w:val="22"/>
                <w:lang w:val="fr-FR"/>
              </w:rPr>
              <w:t>Ecolabel</w:t>
            </w:r>
            <w:proofErr w:type="spellEnd"/>
            <w:r>
              <w:rPr>
                <w:sz w:val="22"/>
                <w:szCs w:val="22"/>
                <w:lang w:val="fr-FR"/>
              </w:rPr>
              <w:t xml:space="preserve"> Index</w:t>
            </w:r>
          </w:p>
          <w:p w14:paraId="1D2201D7" w14:textId="77777777" w:rsidR="00841E4F" w:rsidRPr="00B93CFB" w:rsidRDefault="00841E4F" w:rsidP="00F251EE">
            <w:pPr>
              <w:ind w:left="296" w:hanging="270"/>
              <w:rPr>
                <w:sz w:val="22"/>
                <w:szCs w:val="22"/>
              </w:rPr>
            </w:pPr>
            <w:r>
              <w:rPr>
                <w:sz w:val="22"/>
                <w:szCs w:val="22"/>
              </w:rPr>
              <w:t xml:space="preserve">FTC Green Guide on claims: </w:t>
            </w:r>
            <w:r w:rsidRPr="00665AA4">
              <w:rPr>
                <w:sz w:val="22"/>
                <w:szCs w:val="22"/>
              </w:rPr>
              <w:t>https://www.ftc.gov/news-events/press-releases/2012/10/ftc-issues-revised-green-guides</w:t>
            </w:r>
          </w:p>
        </w:tc>
      </w:tr>
      <w:tr w:rsidR="00841E4F" w:rsidRPr="004D6131" w14:paraId="2571E891" w14:textId="77777777" w:rsidTr="00F251EE">
        <w:tc>
          <w:tcPr>
            <w:tcW w:w="450" w:type="dxa"/>
            <w:tcBorders>
              <w:top w:val="nil"/>
              <w:left w:val="nil"/>
              <w:bottom w:val="nil"/>
              <w:right w:val="nil"/>
            </w:tcBorders>
          </w:tcPr>
          <w:p w14:paraId="62F95D6E" w14:textId="77777777" w:rsidR="00841E4F" w:rsidRPr="00B93CFB" w:rsidRDefault="00841E4F" w:rsidP="00F251EE">
            <w:pPr>
              <w:jc w:val="right"/>
            </w:pPr>
            <w:r w:rsidRPr="00B93CFB">
              <w:t> </w:t>
            </w:r>
          </w:p>
        </w:tc>
        <w:tc>
          <w:tcPr>
            <w:tcW w:w="1260" w:type="dxa"/>
            <w:tcBorders>
              <w:top w:val="nil"/>
              <w:left w:val="nil"/>
              <w:bottom w:val="nil"/>
              <w:right w:val="nil"/>
            </w:tcBorders>
          </w:tcPr>
          <w:p w14:paraId="13823DF9" w14:textId="77777777" w:rsidR="00841E4F" w:rsidRPr="004D6131" w:rsidRDefault="00841E4F" w:rsidP="00F251EE">
            <w:pPr>
              <w:jc w:val="right"/>
              <w:rPr>
                <w:sz w:val="22"/>
                <w:szCs w:val="22"/>
              </w:rPr>
            </w:pPr>
            <w:r w:rsidRPr="004D6131">
              <w:rPr>
                <w:b/>
                <w:bCs/>
                <w:sz w:val="22"/>
                <w:szCs w:val="22"/>
              </w:rPr>
              <w:t>References</w:t>
            </w:r>
          </w:p>
        </w:tc>
        <w:tc>
          <w:tcPr>
            <w:tcW w:w="90" w:type="dxa"/>
            <w:tcBorders>
              <w:top w:val="nil"/>
              <w:left w:val="nil"/>
              <w:bottom w:val="nil"/>
              <w:right w:val="nil"/>
            </w:tcBorders>
          </w:tcPr>
          <w:p w14:paraId="06903A59" w14:textId="77777777" w:rsidR="00841E4F" w:rsidRPr="004D6131" w:rsidRDefault="00841E4F" w:rsidP="00F251EE">
            <w:pPr>
              <w:rPr>
                <w:sz w:val="22"/>
                <w:szCs w:val="22"/>
              </w:rPr>
            </w:pPr>
            <w:r w:rsidRPr="004D6131">
              <w:rPr>
                <w:sz w:val="22"/>
                <w:szCs w:val="22"/>
              </w:rPr>
              <w:t> </w:t>
            </w:r>
          </w:p>
        </w:tc>
        <w:tc>
          <w:tcPr>
            <w:tcW w:w="8145" w:type="dxa"/>
            <w:tcBorders>
              <w:top w:val="nil"/>
              <w:left w:val="nil"/>
              <w:bottom w:val="nil"/>
              <w:right w:val="nil"/>
            </w:tcBorders>
          </w:tcPr>
          <w:p w14:paraId="661B2758" w14:textId="77777777" w:rsidR="00841E4F" w:rsidRDefault="00841E4F" w:rsidP="00F251EE">
            <w:pPr>
              <w:ind w:left="296" w:hanging="270"/>
              <w:rPr>
                <w:sz w:val="22"/>
                <w:szCs w:val="22"/>
              </w:rPr>
            </w:pPr>
            <w:r>
              <w:rPr>
                <w:sz w:val="22"/>
                <w:szCs w:val="22"/>
              </w:rPr>
              <w:t xml:space="preserve">Ottman, J. A., Stafford, E.R. &amp; Hartmann, C.L. 2006.  Avoiding Green Marketing Myopia: Ways to Improve Consumer Appeal for Environmentally Preferable Products.  </w:t>
            </w:r>
            <w:r w:rsidRPr="00B6302F">
              <w:rPr>
                <w:i/>
                <w:sz w:val="22"/>
                <w:szCs w:val="22"/>
              </w:rPr>
              <w:t>Environment</w:t>
            </w:r>
            <w:r>
              <w:rPr>
                <w:i/>
                <w:sz w:val="22"/>
                <w:szCs w:val="22"/>
              </w:rPr>
              <w:t>.</w:t>
            </w:r>
            <w:r>
              <w:rPr>
                <w:sz w:val="22"/>
                <w:szCs w:val="22"/>
              </w:rPr>
              <w:t xml:space="preserve"> 48(5).</w:t>
            </w:r>
          </w:p>
          <w:p w14:paraId="3AC151F5" w14:textId="77777777" w:rsidR="00841E4F" w:rsidRPr="004D6131" w:rsidRDefault="00841E4F" w:rsidP="00F251EE">
            <w:pPr>
              <w:ind w:left="296" w:hanging="270"/>
              <w:rPr>
                <w:sz w:val="22"/>
                <w:szCs w:val="22"/>
              </w:rPr>
            </w:pPr>
            <w:r w:rsidRPr="004530B5">
              <w:rPr>
                <w:sz w:val="22"/>
                <w:szCs w:val="22"/>
              </w:rPr>
              <w:t xml:space="preserve">Reinhardt, F.  1998.  Environmental Product Differentiation: Implications for Corporate Strategy.  </w:t>
            </w:r>
            <w:r w:rsidRPr="003F0675">
              <w:rPr>
                <w:i/>
                <w:iCs/>
                <w:sz w:val="22"/>
                <w:szCs w:val="22"/>
              </w:rPr>
              <w:t>California Management Review</w:t>
            </w:r>
            <w:r w:rsidRPr="004530B5">
              <w:rPr>
                <w:sz w:val="22"/>
                <w:szCs w:val="22"/>
              </w:rPr>
              <w:t>.  40:4, 43-73</w:t>
            </w:r>
          </w:p>
        </w:tc>
      </w:tr>
    </w:tbl>
    <w:p w14:paraId="0EEAA348" w14:textId="77777777" w:rsidR="00B67D8B" w:rsidRDefault="00B67D8B" w:rsidP="001B1540">
      <w:pPr>
        <w:rPr>
          <w:i/>
          <w:iCs/>
          <w:sz w:val="28"/>
          <w:szCs w:val="28"/>
        </w:rPr>
      </w:pPr>
    </w:p>
    <w:p w14:paraId="00410D57" w14:textId="553B488E" w:rsidR="0022098C" w:rsidRDefault="0022098C" w:rsidP="0022098C">
      <w:pPr>
        <w:pStyle w:val="NormalWeb"/>
        <w:spacing w:before="0" w:beforeAutospacing="0" w:after="0" w:afterAutospacing="0"/>
        <w:outlineLvl w:val="0"/>
        <w:rPr>
          <w:i/>
          <w:iCs/>
          <w:sz w:val="28"/>
          <w:szCs w:val="28"/>
        </w:rPr>
      </w:pPr>
      <w:r>
        <w:rPr>
          <w:i/>
          <w:iCs/>
          <w:sz w:val="28"/>
          <w:szCs w:val="28"/>
        </w:rPr>
        <w:t xml:space="preserve">Week </w:t>
      </w:r>
      <w:r w:rsidR="001F42B5">
        <w:rPr>
          <w:i/>
          <w:iCs/>
          <w:sz w:val="28"/>
          <w:szCs w:val="28"/>
        </w:rPr>
        <w:t>5</w:t>
      </w:r>
      <w:r>
        <w:rPr>
          <w:i/>
          <w:iCs/>
          <w:sz w:val="28"/>
          <w:szCs w:val="28"/>
        </w:rPr>
        <w:t xml:space="preserve">: </w:t>
      </w:r>
      <w:r w:rsidR="001F42B5">
        <w:rPr>
          <w:i/>
          <w:iCs/>
          <w:sz w:val="28"/>
          <w:szCs w:val="28"/>
        </w:rPr>
        <w:t>9/22, 9/24</w:t>
      </w:r>
    </w:p>
    <w:p w14:paraId="5B524288" w14:textId="77777777" w:rsidR="00841E4F" w:rsidRDefault="00841E4F" w:rsidP="00841E4F">
      <w:pPr>
        <w:pStyle w:val="NormalWeb"/>
        <w:spacing w:before="0" w:beforeAutospacing="0" w:after="0" w:afterAutospacing="0"/>
        <w:outlineLvl w:val="0"/>
        <w:rPr>
          <w:i/>
          <w:iCs/>
          <w:sz w:val="28"/>
          <w:szCs w:val="28"/>
        </w:rPr>
      </w:pPr>
      <w:r>
        <w:rPr>
          <w:i/>
          <w:iCs/>
          <w:sz w:val="28"/>
          <w:szCs w:val="28"/>
        </w:rPr>
        <w:t xml:space="preserve">Systems Thinking and Systems Innovation: </w:t>
      </w:r>
      <w:r w:rsidRPr="004D6131">
        <w:rPr>
          <w:i/>
          <w:iCs/>
          <w:sz w:val="28"/>
          <w:szCs w:val="28"/>
        </w:rPr>
        <w:t>Environmental Economic</w:t>
      </w:r>
      <w:r>
        <w:rPr>
          <w:i/>
          <w:iCs/>
          <w:sz w:val="28"/>
          <w:szCs w:val="28"/>
        </w:rPr>
        <w:t xml:space="preserve">s, </w:t>
      </w:r>
      <w:r w:rsidRPr="004D6131">
        <w:rPr>
          <w:i/>
          <w:iCs/>
          <w:sz w:val="28"/>
          <w:szCs w:val="28"/>
        </w:rPr>
        <w:t xml:space="preserve">Market </w:t>
      </w:r>
      <w:r>
        <w:rPr>
          <w:i/>
          <w:iCs/>
          <w:sz w:val="28"/>
          <w:szCs w:val="28"/>
        </w:rPr>
        <w:t>Systems, and Social Welfare</w:t>
      </w:r>
    </w:p>
    <w:tbl>
      <w:tblPr>
        <w:tblW w:w="9945" w:type="dxa"/>
        <w:tblCellMar>
          <w:left w:w="0" w:type="dxa"/>
          <w:right w:w="0" w:type="dxa"/>
        </w:tblCellMar>
        <w:tblLook w:val="0000" w:firstRow="0" w:lastRow="0" w:firstColumn="0" w:lastColumn="0" w:noHBand="0" w:noVBand="0"/>
      </w:tblPr>
      <w:tblGrid>
        <w:gridCol w:w="410"/>
        <w:gridCol w:w="1473"/>
        <w:gridCol w:w="108"/>
        <w:gridCol w:w="7954"/>
      </w:tblGrid>
      <w:tr w:rsidR="00841E4F" w:rsidRPr="004D6131" w14:paraId="14C107B5" w14:textId="77777777" w:rsidTr="00F251EE">
        <w:tc>
          <w:tcPr>
            <w:tcW w:w="9945" w:type="dxa"/>
            <w:gridSpan w:val="4"/>
            <w:tcBorders>
              <w:top w:val="nil"/>
              <w:left w:val="nil"/>
              <w:bottom w:val="nil"/>
              <w:right w:val="nil"/>
            </w:tcBorders>
          </w:tcPr>
          <w:p w14:paraId="7DCF3458" w14:textId="77777777" w:rsidR="00841E4F" w:rsidRPr="004D6131" w:rsidRDefault="00841E4F">
            <w:pPr>
              <w:pStyle w:val="NormalWeb"/>
              <w:numPr>
                <w:ilvl w:val="0"/>
                <w:numId w:val="14"/>
              </w:numPr>
              <w:rPr>
                <w:sz w:val="22"/>
                <w:szCs w:val="22"/>
              </w:rPr>
            </w:pPr>
            <w:r w:rsidRPr="004D6131">
              <w:rPr>
                <w:sz w:val="22"/>
                <w:szCs w:val="22"/>
              </w:rPr>
              <w:t xml:space="preserve">Introduce students to the fundamentals of environmental economics and the concept of market failure.  </w:t>
            </w:r>
          </w:p>
          <w:p w14:paraId="1118051D" w14:textId="77777777" w:rsidR="00841E4F" w:rsidRDefault="00841E4F">
            <w:pPr>
              <w:pStyle w:val="NormalWeb"/>
              <w:numPr>
                <w:ilvl w:val="0"/>
                <w:numId w:val="14"/>
              </w:numPr>
              <w:rPr>
                <w:sz w:val="22"/>
                <w:szCs w:val="22"/>
              </w:rPr>
            </w:pPr>
            <w:r w:rsidRPr="004D6131">
              <w:rPr>
                <w:sz w:val="22"/>
                <w:szCs w:val="22"/>
              </w:rPr>
              <w:t xml:space="preserve">Understand the various types of market failure and their relationship to </w:t>
            </w:r>
            <w:r>
              <w:rPr>
                <w:sz w:val="22"/>
                <w:szCs w:val="22"/>
              </w:rPr>
              <w:t>global</w:t>
            </w:r>
            <w:r w:rsidRPr="004D6131">
              <w:rPr>
                <w:sz w:val="22"/>
                <w:szCs w:val="22"/>
              </w:rPr>
              <w:t xml:space="preserve"> issues</w:t>
            </w:r>
            <w:r>
              <w:rPr>
                <w:sz w:val="22"/>
                <w:szCs w:val="22"/>
              </w:rPr>
              <w:t xml:space="preserve"> and </w:t>
            </w:r>
            <w:r w:rsidRPr="004D6131">
              <w:rPr>
                <w:sz w:val="22"/>
                <w:szCs w:val="22"/>
              </w:rPr>
              <w:t>unsustainable economic behaviors</w:t>
            </w:r>
            <w:r>
              <w:rPr>
                <w:sz w:val="22"/>
                <w:szCs w:val="22"/>
              </w:rPr>
              <w:t>.</w:t>
            </w:r>
          </w:p>
          <w:p w14:paraId="6188E7A6" w14:textId="77777777" w:rsidR="00841E4F" w:rsidRDefault="00841E4F">
            <w:pPr>
              <w:pStyle w:val="NormalWeb"/>
              <w:numPr>
                <w:ilvl w:val="0"/>
                <w:numId w:val="14"/>
              </w:numPr>
              <w:spacing w:after="0" w:afterAutospacing="0"/>
              <w:rPr>
                <w:sz w:val="22"/>
                <w:szCs w:val="22"/>
              </w:rPr>
            </w:pPr>
            <w:r w:rsidRPr="004D6131">
              <w:rPr>
                <w:sz w:val="22"/>
                <w:szCs w:val="22"/>
              </w:rPr>
              <w:t>Understand the concept of institutional</w:t>
            </w:r>
            <w:r>
              <w:rPr>
                <w:sz w:val="22"/>
                <w:szCs w:val="22"/>
              </w:rPr>
              <w:t xml:space="preserve">/systems innovation </w:t>
            </w:r>
            <w:r w:rsidRPr="004D6131">
              <w:rPr>
                <w:sz w:val="22"/>
                <w:szCs w:val="22"/>
              </w:rPr>
              <w:t>and its potential for resolving market failure</w:t>
            </w:r>
            <w:r>
              <w:rPr>
                <w:sz w:val="22"/>
                <w:szCs w:val="22"/>
              </w:rPr>
              <w:t>, solving social and environmental challenges,</w:t>
            </w:r>
            <w:r w:rsidRPr="004D6131">
              <w:rPr>
                <w:sz w:val="22"/>
                <w:szCs w:val="22"/>
              </w:rPr>
              <w:t xml:space="preserve"> and capturing economic value.</w:t>
            </w:r>
          </w:p>
          <w:p w14:paraId="5C2BBB65" w14:textId="77777777" w:rsidR="00841E4F" w:rsidRPr="00ED3996" w:rsidRDefault="00841E4F">
            <w:pPr>
              <w:pStyle w:val="NormalWeb"/>
              <w:numPr>
                <w:ilvl w:val="0"/>
                <w:numId w:val="14"/>
              </w:numPr>
              <w:spacing w:after="0" w:afterAutospacing="0"/>
              <w:rPr>
                <w:sz w:val="22"/>
                <w:szCs w:val="22"/>
              </w:rPr>
            </w:pPr>
            <w:r>
              <w:rPr>
                <w:sz w:val="22"/>
                <w:szCs w:val="22"/>
              </w:rPr>
              <w:t>Discuss externalities, public goods, property rights, inappropriate government intervention, and monopoly power as opportunities for entrepreneurial action</w:t>
            </w:r>
          </w:p>
        </w:tc>
      </w:tr>
      <w:tr w:rsidR="00841E4F" w:rsidRPr="004D6131" w14:paraId="64D328F0" w14:textId="77777777" w:rsidTr="00F251EE">
        <w:tc>
          <w:tcPr>
            <w:tcW w:w="410" w:type="dxa"/>
            <w:vMerge w:val="restart"/>
            <w:tcBorders>
              <w:top w:val="nil"/>
              <w:left w:val="nil"/>
              <w:bottom w:val="nil"/>
              <w:right w:val="nil"/>
            </w:tcBorders>
          </w:tcPr>
          <w:p w14:paraId="4C516173" w14:textId="77777777" w:rsidR="00841E4F" w:rsidRPr="00803F64" w:rsidRDefault="00841E4F" w:rsidP="00F251EE">
            <w:pPr>
              <w:jc w:val="right"/>
            </w:pPr>
            <w:r w:rsidRPr="00803F64">
              <w:t> </w:t>
            </w:r>
          </w:p>
        </w:tc>
        <w:tc>
          <w:tcPr>
            <w:tcW w:w="1473" w:type="dxa"/>
            <w:tcBorders>
              <w:top w:val="nil"/>
              <w:left w:val="nil"/>
              <w:bottom w:val="nil"/>
              <w:right w:val="nil"/>
            </w:tcBorders>
          </w:tcPr>
          <w:p w14:paraId="6914698B" w14:textId="77777777" w:rsidR="00841E4F" w:rsidRPr="00447E59" w:rsidRDefault="00841E4F" w:rsidP="00F251EE">
            <w:pPr>
              <w:jc w:val="right"/>
              <w:rPr>
                <w:sz w:val="22"/>
                <w:szCs w:val="22"/>
              </w:rPr>
            </w:pPr>
            <w:r>
              <w:rPr>
                <w:b/>
                <w:bCs/>
                <w:sz w:val="22"/>
                <w:szCs w:val="22"/>
              </w:rPr>
              <w:t>Preparation</w:t>
            </w:r>
            <w:r w:rsidRPr="00447E59">
              <w:rPr>
                <w:sz w:val="22"/>
                <w:szCs w:val="22"/>
              </w:rPr>
              <w:t xml:space="preserve"> </w:t>
            </w:r>
          </w:p>
        </w:tc>
        <w:tc>
          <w:tcPr>
            <w:tcW w:w="108" w:type="dxa"/>
            <w:tcBorders>
              <w:top w:val="nil"/>
              <w:left w:val="nil"/>
              <w:bottom w:val="nil"/>
              <w:right w:val="nil"/>
            </w:tcBorders>
          </w:tcPr>
          <w:p w14:paraId="4F21E17F" w14:textId="77777777" w:rsidR="00841E4F" w:rsidRPr="00803F64" w:rsidRDefault="00841E4F" w:rsidP="00F251EE">
            <w:r w:rsidRPr="00803F64">
              <w:t> </w:t>
            </w:r>
          </w:p>
        </w:tc>
        <w:tc>
          <w:tcPr>
            <w:tcW w:w="7954" w:type="dxa"/>
            <w:tcBorders>
              <w:top w:val="nil"/>
              <w:left w:val="nil"/>
              <w:bottom w:val="nil"/>
              <w:right w:val="nil"/>
            </w:tcBorders>
          </w:tcPr>
          <w:p w14:paraId="61D4A378" w14:textId="77777777" w:rsidR="00841E4F" w:rsidRPr="00850BAE" w:rsidRDefault="00841E4F">
            <w:pPr>
              <w:pStyle w:val="ListParagraph"/>
              <w:numPr>
                <w:ilvl w:val="0"/>
                <w:numId w:val="15"/>
              </w:numPr>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
              <w:rPr>
                <w:sz w:val="22"/>
                <w:szCs w:val="22"/>
              </w:rPr>
            </w:pPr>
            <w:r w:rsidRPr="00850BAE">
              <w:rPr>
                <w:sz w:val="22"/>
                <w:szCs w:val="22"/>
              </w:rPr>
              <w:t xml:space="preserve">Dean, T.J. 2013.  Sustainable Venturing: Entrepreneurial Opportunity in the Transition to a Sustainable Economy.  </w:t>
            </w:r>
            <w:r w:rsidRPr="00190190">
              <w:rPr>
                <w:sz w:val="22"/>
                <w:szCs w:val="22"/>
              </w:rPr>
              <w:t>Pearson</w:t>
            </w:r>
            <w:r w:rsidRPr="00241CE2">
              <w:rPr>
                <w:sz w:val="22"/>
                <w:szCs w:val="22"/>
              </w:rPr>
              <w:t>.</w:t>
            </w:r>
            <w:r w:rsidRPr="00850BAE">
              <w:rPr>
                <w:sz w:val="22"/>
                <w:szCs w:val="22"/>
              </w:rPr>
              <w:t xml:space="preserve">  </w:t>
            </w:r>
            <w:r w:rsidRPr="00850BAE">
              <w:rPr>
                <w:i/>
                <w:iCs/>
                <w:sz w:val="22"/>
                <w:szCs w:val="22"/>
              </w:rPr>
              <w:t>Chapter 2: Systems &amp; Opportunities.</w:t>
            </w:r>
          </w:p>
          <w:p w14:paraId="762AC29A" w14:textId="77777777" w:rsidR="00841E4F" w:rsidRPr="00850BAE" w:rsidRDefault="00841E4F">
            <w:pPr>
              <w:numPr>
                <w:ilvl w:val="0"/>
                <w:numId w:val="15"/>
              </w:numPr>
              <w:tabs>
                <w:tab w:val="left" w:pos="296"/>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
              <w:rPr>
                <w:sz w:val="22"/>
                <w:szCs w:val="22"/>
              </w:rPr>
            </w:pPr>
            <w:r w:rsidRPr="00850BAE">
              <w:rPr>
                <w:sz w:val="22"/>
                <w:szCs w:val="22"/>
              </w:rPr>
              <w:t xml:space="preserve">Dean, </w:t>
            </w:r>
            <w:r w:rsidRPr="00850BAE">
              <w:rPr>
                <w:color w:val="000000"/>
                <w:sz w:val="22"/>
              </w:rPr>
              <w:t xml:space="preserve">T.J. 2013.  Sustainable Venturing: Entrepreneurial Opportunity in the Transition to a Sustainable Economy.  </w:t>
            </w:r>
            <w:r w:rsidRPr="00190190">
              <w:rPr>
                <w:color w:val="000000"/>
                <w:sz w:val="22"/>
              </w:rPr>
              <w:t>Pearson</w:t>
            </w:r>
            <w:r w:rsidRPr="00241CE2">
              <w:rPr>
                <w:color w:val="000000"/>
                <w:sz w:val="22"/>
              </w:rPr>
              <w:t>.</w:t>
            </w:r>
            <w:r w:rsidRPr="00850BAE">
              <w:rPr>
                <w:color w:val="000000"/>
                <w:sz w:val="22"/>
              </w:rPr>
              <w:t xml:space="preserve">  </w:t>
            </w:r>
            <w:r w:rsidRPr="00850BAE">
              <w:rPr>
                <w:i/>
                <w:sz w:val="22"/>
                <w:szCs w:val="22"/>
              </w:rPr>
              <w:t>Chapter 3: Institutional Strategies for Sustainable Venturing</w:t>
            </w:r>
            <w:r w:rsidRPr="00850BAE">
              <w:rPr>
                <w:sz w:val="22"/>
                <w:szCs w:val="22"/>
              </w:rPr>
              <w:t>.</w:t>
            </w:r>
          </w:p>
          <w:p w14:paraId="617872A6" w14:textId="77777777" w:rsidR="00841E4F" w:rsidRPr="007B08C1" w:rsidRDefault="00841E4F">
            <w:pPr>
              <w:numPr>
                <w:ilvl w:val="0"/>
                <w:numId w:val="15"/>
              </w:numPr>
              <w:tabs>
                <w:tab w:val="left" w:pos="296"/>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
              <w:rPr>
                <w:sz w:val="22"/>
                <w:szCs w:val="22"/>
              </w:rPr>
            </w:pPr>
            <w:r w:rsidRPr="007B08C1">
              <w:rPr>
                <w:sz w:val="22"/>
                <w:szCs w:val="22"/>
              </w:rPr>
              <w:t xml:space="preserve">Lyon, et al.  2018.  CSR Needs CPR: Corporate Sustainability and Politics.  </w:t>
            </w:r>
            <w:r w:rsidRPr="007B08C1">
              <w:rPr>
                <w:i/>
                <w:iCs/>
                <w:sz w:val="22"/>
                <w:szCs w:val="22"/>
              </w:rPr>
              <w:t>California Management Review</w:t>
            </w:r>
            <w:r w:rsidRPr="007B08C1">
              <w:rPr>
                <w:sz w:val="22"/>
                <w:szCs w:val="22"/>
              </w:rPr>
              <w:t>.  60 (4).  Read pages 5-12, 17-20.</w:t>
            </w:r>
          </w:p>
        </w:tc>
      </w:tr>
      <w:tr w:rsidR="00841E4F" w:rsidRPr="00DE4344" w14:paraId="23F7112C" w14:textId="77777777" w:rsidTr="00F251EE">
        <w:tc>
          <w:tcPr>
            <w:tcW w:w="410" w:type="dxa"/>
            <w:vMerge/>
            <w:tcBorders>
              <w:top w:val="nil"/>
              <w:left w:val="nil"/>
              <w:bottom w:val="nil"/>
              <w:right w:val="nil"/>
            </w:tcBorders>
            <w:vAlign w:val="center"/>
          </w:tcPr>
          <w:p w14:paraId="13D668D7" w14:textId="77777777" w:rsidR="00841E4F" w:rsidRPr="00803F64" w:rsidRDefault="00841E4F" w:rsidP="00F251EE"/>
        </w:tc>
        <w:tc>
          <w:tcPr>
            <w:tcW w:w="1473" w:type="dxa"/>
            <w:tcBorders>
              <w:top w:val="nil"/>
              <w:left w:val="nil"/>
              <w:bottom w:val="nil"/>
              <w:right w:val="nil"/>
            </w:tcBorders>
          </w:tcPr>
          <w:p w14:paraId="2380B7EE" w14:textId="77777777" w:rsidR="00841E4F" w:rsidRPr="00803F64" w:rsidRDefault="00841E4F" w:rsidP="00F251EE">
            <w:pPr>
              <w:jc w:val="right"/>
            </w:pPr>
            <w:r>
              <w:rPr>
                <w:b/>
                <w:bCs/>
                <w:sz w:val="22"/>
                <w:szCs w:val="22"/>
              </w:rPr>
              <w:t>In-Class</w:t>
            </w:r>
          </w:p>
        </w:tc>
        <w:tc>
          <w:tcPr>
            <w:tcW w:w="108" w:type="dxa"/>
            <w:tcBorders>
              <w:top w:val="nil"/>
              <w:left w:val="nil"/>
              <w:bottom w:val="nil"/>
              <w:right w:val="nil"/>
            </w:tcBorders>
          </w:tcPr>
          <w:p w14:paraId="1C1CE54D" w14:textId="77777777" w:rsidR="00841E4F" w:rsidRPr="00803F64" w:rsidRDefault="00841E4F" w:rsidP="00F251EE">
            <w:r w:rsidRPr="00803F64">
              <w:t> </w:t>
            </w:r>
          </w:p>
        </w:tc>
        <w:tc>
          <w:tcPr>
            <w:tcW w:w="7954" w:type="dxa"/>
            <w:tcBorders>
              <w:top w:val="nil"/>
              <w:left w:val="nil"/>
              <w:bottom w:val="nil"/>
              <w:right w:val="nil"/>
            </w:tcBorders>
          </w:tcPr>
          <w:p w14:paraId="53165145" w14:textId="77777777" w:rsidR="00841E4F" w:rsidRDefault="00841E4F" w:rsidP="00F251EE">
            <w:pPr>
              <w:rPr>
                <w:iCs/>
                <w:sz w:val="22"/>
                <w:szCs w:val="22"/>
              </w:rPr>
            </w:pPr>
            <w:r w:rsidRPr="004D6131">
              <w:rPr>
                <w:sz w:val="22"/>
                <w:szCs w:val="22"/>
              </w:rPr>
              <w:t xml:space="preserve">Environmental Economics and Market </w:t>
            </w:r>
            <w:r>
              <w:rPr>
                <w:sz w:val="22"/>
                <w:szCs w:val="22"/>
              </w:rPr>
              <w:t>Systems</w:t>
            </w:r>
            <w:r>
              <w:rPr>
                <w:iCs/>
                <w:sz w:val="22"/>
                <w:szCs w:val="22"/>
              </w:rPr>
              <w:t xml:space="preserve"> </w:t>
            </w:r>
          </w:p>
          <w:p w14:paraId="1A38A9BF" w14:textId="77777777" w:rsidR="00841E4F" w:rsidRPr="00FB632D" w:rsidRDefault="00841E4F" w:rsidP="00F251EE">
            <w:pPr>
              <w:rPr>
                <w:sz w:val="22"/>
                <w:szCs w:val="22"/>
              </w:rPr>
            </w:pPr>
            <w:r>
              <w:rPr>
                <w:sz w:val="22"/>
                <w:szCs w:val="22"/>
              </w:rPr>
              <w:t>Systems Innovation and Institutional Strategies</w:t>
            </w:r>
          </w:p>
          <w:p w14:paraId="0AD4CA86" w14:textId="77777777" w:rsidR="00841E4F" w:rsidRDefault="00841E4F" w:rsidP="00F251EE">
            <w:pPr>
              <w:rPr>
                <w:iCs/>
                <w:sz w:val="22"/>
                <w:szCs w:val="22"/>
              </w:rPr>
            </w:pPr>
            <w:r>
              <w:rPr>
                <w:iCs/>
                <w:sz w:val="22"/>
                <w:szCs w:val="22"/>
              </w:rPr>
              <w:t>Dollar Auction (time permitting)</w:t>
            </w:r>
          </w:p>
          <w:p w14:paraId="206A2AC2" w14:textId="4F167A69" w:rsidR="00841E4F" w:rsidRPr="00E915B1" w:rsidRDefault="00841E4F" w:rsidP="00F251EE">
            <w:pPr>
              <w:rPr>
                <w:iCs/>
                <w:color w:val="0000FF"/>
                <w:sz w:val="22"/>
                <w:szCs w:val="22"/>
                <w:u w:val="single"/>
              </w:rPr>
            </w:pPr>
            <w:r>
              <w:rPr>
                <w:iCs/>
                <w:sz w:val="22"/>
                <w:szCs w:val="22"/>
              </w:rPr>
              <w:t>Magic Washing Machine (time permitting)</w:t>
            </w:r>
          </w:p>
        </w:tc>
      </w:tr>
      <w:tr w:rsidR="00841E4F" w:rsidRPr="004D6131" w14:paraId="37DFA763" w14:textId="77777777" w:rsidTr="00F251EE">
        <w:tc>
          <w:tcPr>
            <w:tcW w:w="410" w:type="dxa"/>
            <w:vMerge/>
            <w:tcBorders>
              <w:top w:val="nil"/>
              <w:left w:val="nil"/>
              <w:bottom w:val="nil"/>
              <w:right w:val="nil"/>
            </w:tcBorders>
            <w:vAlign w:val="center"/>
          </w:tcPr>
          <w:p w14:paraId="585A7D67" w14:textId="77777777" w:rsidR="00841E4F" w:rsidRPr="00803F64" w:rsidRDefault="00841E4F" w:rsidP="00F251EE"/>
        </w:tc>
        <w:tc>
          <w:tcPr>
            <w:tcW w:w="1473" w:type="dxa"/>
            <w:tcBorders>
              <w:top w:val="nil"/>
              <w:left w:val="nil"/>
              <w:bottom w:val="nil"/>
              <w:right w:val="nil"/>
            </w:tcBorders>
          </w:tcPr>
          <w:p w14:paraId="2289D001" w14:textId="77777777" w:rsidR="00841E4F" w:rsidRPr="00803F64" w:rsidRDefault="00841E4F" w:rsidP="00F251EE">
            <w:pPr>
              <w:jc w:val="right"/>
            </w:pPr>
            <w:r w:rsidRPr="00803F64">
              <w:rPr>
                <w:b/>
                <w:bCs/>
              </w:rPr>
              <w:t xml:space="preserve">Assignment </w:t>
            </w:r>
          </w:p>
        </w:tc>
        <w:tc>
          <w:tcPr>
            <w:tcW w:w="108" w:type="dxa"/>
            <w:tcBorders>
              <w:top w:val="nil"/>
              <w:left w:val="nil"/>
              <w:bottom w:val="nil"/>
              <w:right w:val="nil"/>
            </w:tcBorders>
          </w:tcPr>
          <w:p w14:paraId="1BFD8C4F" w14:textId="77777777" w:rsidR="00841E4F" w:rsidRPr="00803F64" w:rsidRDefault="00841E4F" w:rsidP="00F251EE">
            <w:r w:rsidRPr="00803F64">
              <w:t> </w:t>
            </w:r>
          </w:p>
        </w:tc>
        <w:tc>
          <w:tcPr>
            <w:tcW w:w="7954" w:type="dxa"/>
            <w:tcBorders>
              <w:top w:val="nil"/>
              <w:left w:val="nil"/>
              <w:bottom w:val="nil"/>
              <w:right w:val="nil"/>
            </w:tcBorders>
          </w:tcPr>
          <w:p w14:paraId="68FC7349" w14:textId="77777777" w:rsidR="00841E4F" w:rsidRPr="004D6131" w:rsidRDefault="00841E4F" w:rsidP="00F251EE">
            <w:pPr>
              <w:rPr>
                <w:sz w:val="22"/>
                <w:szCs w:val="22"/>
              </w:rPr>
            </w:pPr>
          </w:p>
        </w:tc>
      </w:tr>
      <w:tr w:rsidR="00841E4F" w:rsidRPr="004D6131" w14:paraId="299B79AF" w14:textId="77777777" w:rsidTr="00F251EE">
        <w:tc>
          <w:tcPr>
            <w:tcW w:w="410" w:type="dxa"/>
            <w:vMerge/>
            <w:tcBorders>
              <w:top w:val="nil"/>
              <w:left w:val="nil"/>
              <w:bottom w:val="nil"/>
              <w:right w:val="nil"/>
            </w:tcBorders>
            <w:vAlign w:val="center"/>
          </w:tcPr>
          <w:p w14:paraId="1A256213" w14:textId="77777777" w:rsidR="00841E4F" w:rsidRPr="00803F64" w:rsidRDefault="00841E4F" w:rsidP="00F251EE"/>
        </w:tc>
        <w:tc>
          <w:tcPr>
            <w:tcW w:w="1473" w:type="dxa"/>
            <w:tcBorders>
              <w:top w:val="nil"/>
              <w:left w:val="nil"/>
              <w:bottom w:val="nil"/>
              <w:right w:val="nil"/>
            </w:tcBorders>
          </w:tcPr>
          <w:p w14:paraId="273035F7" w14:textId="77777777" w:rsidR="00841E4F" w:rsidRPr="00803F64" w:rsidRDefault="00841E4F" w:rsidP="00F251EE">
            <w:pPr>
              <w:jc w:val="right"/>
            </w:pPr>
            <w:r w:rsidRPr="00803F64">
              <w:rPr>
                <w:b/>
                <w:bCs/>
              </w:rPr>
              <w:t>Resources</w:t>
            </w:r>
          </w:p>
        </w:tc>
        <w:tc>
          <w:tcPr>
            <w:tcW w:w="108" w:type="dxa"/>
            <w:tcBorders>
              <w:top w:val="nil"/>
              <w:left w:val="nil"/>
              <w:bottom w:val="nil"/>
              <w:right w:val="nil"/>
            </w:tcBorders>
          </w:tcPr>
          <w:p w14:paraId="7F930E02" w14:textId="77777777" w:rsidR="00841E4F" w:rsidRPr="00803F64" w:rsidRDefault="00841E4F" w:rsidP="00F251EE">
            <w:r w:rsidRPr="00803F64">
              <w:t> </w:t>
            </w:r>
          </w:p>
        </w:tc>
        <w:tc>
          <w:tcPr>
            <w:tcW w:w="7954" w:type="dxa"/>
            <w:tcBorders>
              <w:top w:val="nil"/>
              <w:left w:val="nil"/>
              <w:bottom w:val="nil"/>
              <w:right w:val="nil"/>
            </w:tcBorders>
          </w:tcPr>
          <w:p w14:paraId="478D554B" w14:textId="77777777" w:rsidR="00841E4F" w:rsidRPr="004D6131" w:rsidRDefault="00841E4F" w:rsidP="00F251EE">
            <w:pPr>
              <w:ind w:left="296" w:right="360" w:hanging="270"/>
              <w:rPr>
                <w:sz w:val="22"/>
                <w:szCs w:val="22"/>
              </w:rPr>
            </w:pPr>
            <w:hyperlink r:id="rId23" w:history="1">
              <w:r w:rsidRPr="004D6131">
                <w:rPr>
                  <w:rStyle w:val="Hyperlink"/>
                  <w:sz w:val="22"/>
                  <w:szCs w:val="22"/>
                </w:rPr>
                <w:t>www.cleantech.com</w:t>
              </w:r>
            </w:hyperlink>
            <w:r>
              <w:rPr>
                <w:sz w:val="22"/>
                <w:szCs w:val="22"/>
              </w:rPr>
              <w:t xml:space="preserve"> – Cleantech Venture Group</w:t>
            </w:r>
          </w:p>
          <w:p w14:paraId="140DEDBF" w14:textId="77777777" w:rsidR="00841E4F" w:rsidRDefault="00841E4F" w:rsidP="00F251EE">
            <w:pPr>
              <w:ind w:left="296" w:right="360" w:hanging="270"/>
              <w:rPr>
                <w:sz w:val="22"/>
                <w:szCs w:val="22"/>
              </w:rPr>
            </w:pPr>
            <w:hyperlink r:id="rId24" w:history="1">
              <w:r w:rsidRPr="00D700A3">
                <w:rPr>
                  <w:rStyle w:val="Hyperlink"/>
                  <w:sz w:val="22"/>
                  <w:szCs w:val="22"/>
                </w:rPr>
                <w:t>www.cleanedge.com</w:t>
              </w:r>
            </w:hyperlink>
            <w:r w:rsidRPr="004D6131">
              <w:rPr>
                <w:sz w:val="22"/>
                <w:szCs w:val="22"/>
              </w:rPr>
              <w:t xml:space="preserve"> - Clean Edge, Inc.</w:t>
            </w:r>
          </w:p>
          <w:p w14:paraId="75668782" w14:textId="77777777" w:rsidR="00841E4F" w:rsidRDefault="00841E4F" w:rsidP="00F251EE">
            <w:pPr>
              <w:ind w:left="296" w:right="360" w:hanging="270"/>
              <w:rPr>
                <w:sz w:val="22"/>
                <w:szCs w:val="22"/>
                <w:lang w:val="fr-FR"/>
              </w:rPr>
            </w:pPr>
            <w:hyperlink r:id="rId25" w:history="1">
              <w:r w:rsidRPr="004D6131">
                <w:rPr>
                  <w:rStyle w:val="Hyperlink"/>
                  <w:sz w:val="22"/>
                  <w:szCs w:val="22"/>
                  <w:lang w:val="fr-FR"/>
                </w:rPr>
                <w:t>www.e2.org</w:t>
              </w:r>
            </w:hyperlink>
            <w:r w:rsidRPr="004D6131">
              <w:rPr>
                <w:sz w:val="22"/>
                <w:szCs w:val="22"/>
                <w:lang w:val="fr-FR"/>
              </w:rPr>
              <w:t xml:space="preserve"> - </w:t>
            </w:r>
            <w:proofErr w:type="spellStart"/>
            <w:r>
              <w:rPr>
                <w:sz w:val="22"/>
                <w:szCs w:val="22"/>
                <w:lang w:val="fr-FR"/>
              </w:rPr>
              <w:t>Environ</w:t>
            </w:r>
            <w:r w:rsidRPr="004D6131">
              <w:rPr>
                <w:sz w:val="22"/>
                <w:szCs w:val="22"/>
                <w:lang w:val="fr-FR"/>
              </w:rPr>
              <w:t>mental</w:t>
            </w:r>
            <w:proofErr w:type="spellEnd"/>
            <w:r w:rsidRPr="004D6131">
              <w:rPr>
                <w:sz w:val="22"/>
                <w:szCs w:val="22"/>
                <w:lang w:val="fr-FR"/>
              </w:rPr>
              <w:t xml:space="preserve"> Entrepreneurs</w:t>
            </w:r>
          </w:p>
          <w:p w14:paraId="79697F3C" w14:textId="77777777" w:rsidR="00841E4F" w:rsidRPr="004D6131" w:rsidRDefault="00841E4F" w:rsidP="00F251EE">
            <w:pPr>
              <w:ind w:left="296" w:right="360" w:hanging="270"/>
              <w:rPr>
                <w:sz w:val="22"/>
                <w:szCs w:val="22"/>
              </w:rPr>
            </w:pPr>
            <w:hyperlink r:id="rId26" w:history="1">
              <w:r w:rsidRPr="004D6131">
                <w:rPr>
                  <w:rStyle w:val="Hyperlink"/>
                  <w:sz w:val="22"/>
                  <w:szCs w:val="22"/>
                </w:rPr>
                <w:t>http://www.perc.org/</w:t>
              </w:r>
            </w:hyperlink>
            <w:r w:rsidRPr="004D6131">
              <w:rPr>
                <w:sz w:val="22"/>
                <w:szCs w:val="22"/>
              </w:rPr>
              <w:t xml:space="preserve"> - Property &amp; Environment Research Center </w:t>
            </w:r>
          </w:p>
          <w:p w14:paraId="5F43081F" w14:textId="77777777" w:rsidR="00841E4F" w:rsidRPr="00ED3996" w:rsidRDefault="00841E4F" w:rsidP="00F251EE">
            <w:pPr>
              <w:rPr>
                <w:sz w:val="22"/>
                <w:szCs w:val="22"/>
                <w:lang w:val="fr-FR"/>
              </w:rPr>
            </w:pPr>
            <w:hyperlink r:id="rId27" w:history="1">
              <w:r w:rsidRPr="00FC10A1">
                <w:rPr>
                  <w:rStyle w:val="Hyperlink"/>
                  <w:sz w:val="22"/>
                  <w:szCs w:val="22"/>
                  <w:lang w:val="fr-FR"/>
                </w:rPr>
                <w:t>http://www.coloradocleantech.com/</w:t>
              </w:r>
            </w:hyperlink>
            <w:r>
              <w:rPr>
                <w:sz w:val="22"/>
                <w:szCs w:val="22"/>
                <w:lang w:val="fr-FR"/>
              </w:rPr>
              <w:t xml:space="preserve"> - Colorado </w:t>
            </w:r>
            <w:proofErr w:type="spellStart"/>
            <w:r>
              <w:rPr>
                <w:sz w:val="22"/>
                <w:szCs w:val="22"/>
                <w:lang w:val="fr-FR"/>
              </w:rPr>
              <w:t>Cleantech</w:t>
            </w:r>
            <w:proofErr w:type="spellEnd"/>
            <w:r>
              <w:rPr>
                <w:sz w:val="22"/>
                <w:szCs w:val="22"/>
                <w:lang w:val="fr-FR"/>
              </w:rPr>
              <w:t xml:space="preserve"> </w:t>
            </w:r>
            <w:proofErr w:type="spellStart"/>
            <w:r>
              <w:rPr>
                <w:sz w:val="22"/>
                <w:szCs w:val="22"/>
                <w:lang w:val="fr-FR"/>
              </w:rPr>
              <w:t>Industry</w:t>
            </w:r>
            <w:proofErr w:type="spellEnd"/>
            <w:r>
              <w:rPr>
                <w:sz w:val="22"/>
                <w:szCs w:val="22"/>
                <w:lang w:val="fr-FR"/>
              </w:rPr>
              <w:t xml:space="preserve"> Association.</w:t>
            </w:r>
          </w:p>
        </w:tc>
      </w:tr>
      <w:tr w:rsidR="00841E4F" w:rsidRPr="004D6131" w14:paraId="29AA816D" w14:textId="77777777" w:rsidTr="00F251EE">
        <w:tc>
          <w:tcPr>
            <w:tcW w:w="410" w:type="dxa"/>
            <w:tcBorders>
              <w:top w:val="nil"/>
              <w:left w:val="nil"/>
              <w:bottom w:val="nil"/>
              <w:right w:val="nil"/>
            </w:tcBorders>
          </w:tcPr>
          <w:p w14:paraId="4C98020B" w14:textId="77777777" w:rsidR="00841E4F" w:rsidRPr="00803F64" w:rsidRDefault="00841E4F" w:rsidP="00F251EE"/>
        </w:tc>
        <w:tc>
          <w:tcPr>
            <w:tcW w:w="1473" w:type="dxa"/>
            <w:tcBorders>
              <w:top w:val="nil"/>
              <w:left w:val="nil"/>
              <w:bottom w:val="nil"/>
              <w:right w:val="nil"/>
            </w:tcBorders>
          </w:tcPr>
          <w:p w14:paraId="7E93472B" w14:textId="77777777" w:rsidR="00841E4F" w:rsidRPr="00803F64" w:rsidRDefault="00841E4F" w:rsidP="00F251EE">
            <w:pPr>
              <w:jc w:val="right"/>
            </w:pPr>
            <w:r w:rsidRPr="00803F64">
              <w:rPr>
                <w:b/>
                <w:bCs/>
              </w:rPr>
              <w:t>References</w:t>
            </w:r>
          </w:p>
        </w:tc>
        <w:tc>
          <w:tcPr>
            <w:tcW w:w="108" w:type="dxa"/>
            <w:tcBorders>
              <w:top w:val="nil"/>
              <w:left w:val="nil"/>
              <w:bottom w:val="nil"/>
              <w:right w:val="nil"/>
            </w:tcBorders>
          </w:tcPr>
          <w:p w14:paraId="731E4164" w14:textId="77777777" w:rsidR="00841E4F" w:rsidRPr="00803F64" w:rsidRDefault="00841E4F" w:rsidP="00F251EE">
            <w:r w:rsidRPr="00803F64">
              <w:t> </w:t>
            </w:r>
          </w:p>
        </w:tc>
        <w:tc>
          <w:tcPr>
            <w:tcW w:w="7954" w:type="dxa"/>
            <w:tcBorders>
              <w:top w:val="nil"/>
              <w:left w:val="nil"/>
              <w:bottom w:val="nil"/>
              <w:right w:val="nil"/>
            </w:tcBorders>
          </w:tcPr>
          <w:p w14:paraId="6ABF946F" w14:textId="77777777" w:rsidR="00841E4F" w:rsidRDefault="00841E4F" w:rsidP="00F251EE">
            <w:pPr>
              <w:tabs>
                <w:tab w:val="left" w:pos="296"/>
              </w:tabs>
              <w:ind w:left="296" w:hanging="270"/>
              <w:rPr>
                <w:sz w:val="22"/>
                <w:szCs w:val="22"/>
              </w:rPr>
            </w:pPr>
            <w:r w:rsidRPr="009B41D7">
              <w:rPr>
                <w:sz w:val="22"/>
                <w:szCs w:val="22"/>
              </w:rPr>
              <w:t xml:space="preserve">Dean, T.J. &amp; McMullen, J.  2007.  Toward a Theory of Sustainable Entrepreneurship: Reducing Environmental Degradation through Entrepreneurial Action.  </w:t>
            </w:r>
            <w:r w:rsidRPr="00BC749E">
              <w:rPr>
                <w:i/>
                <w:sz w:val="22"/>
                <w:szCs w:val="22"/>
              </w:rPr>
              <w:t>Journal of Business Venturing</w:t>
            </w:r>
            <w:r w:rsidRPr="009B41D7">
              <w:rPr>
                <w:sz w:val="22"/>
                <w:szCs w:val="22"/>
              </w:rPr>
              <w:t>. 22(1): 50-76.</w:t>
            </w:r>
          </w:p>
          <w:p w14:paraId="52AE50F2" w14:textId="77777777" w:rsidR="00841E4F" w:rsidRDefault="00841E4F" w:rsidP="00F251EE">
            <w:pPr>
              <w:tabs>
                <w:tab w:val="left" w:pos="296"/>
              </w:tabs>
              <w:ind w:left="296" w:hanging="270"/>
              <w:rPr>
                <w:sz w:val="22"/>
                <w:szCs w:val="22"/>
              </w:rPr>
            </w:pPr>
            <w:r>
              <w:rPr>
                <w:sz w:val="22"/>
                <w:szCs w:val="22"/>
              </w:rPr>
              <w:lastRenderedPageBreak/>
              <w:t xml:space="preserve">Libecap, G.D.  2009.  The Tragedy of the Commons: Property Rights and Markets as Solutions to Resource and Environmental Problems.  </w:t>
            </w:r>
            <w:r w:rsidRPr="00156752">
              <w:rPr>
                <w:i/>
                <w:sz w:val="22"/>
                <w:szCs w:val="22"/>
              </w:rPr>
              <w:t>The Australian Journal of Agricultural and Resource Economics.</w:t>
            </w:r>
            <w:r>
              <w:rPr>
                <w:sz w:val="22"/>
                <w:szCs w:val="22"/>
              </w:rPr>
              <w:t xml:space="preserve">  53: 129-144.</w:t>
            </w:r>
          </w:p>
          <w:p w14:paraId="04643FF7" w14:textId="77777777" w:rsidR="00841E4F" w:rsidRPr="00B33B08" w:rsidRDefault="00841E4F" w:rsidP="00F251EE">
            <w:pPr>
              <w:tabs>
                <w:tab w:val="left" w:pos="296"/>
              </w:tabs>
              <w:ind w:left="296" w:hanging="270"/>
              <w:rPr>
                <w:sz w:val="22"/>
                <w:szCs w:val="22"/>
              </w:rPr>
            </w:pPr>
            <w:r w:rsidRPr="004D6131">
              <w:rPr>
                <w:sz w:val="22"/>
                <w:szCs w:val="22"/>
              </w:rPr>
              <w:t xml:space="preserve"> </w:t>
            </w:r>
            <w:r w:rsidRPr="00B33B08">
              <w:rPr>
                <w:sz w:val="22"/>
                <w:szCs w:val="22"/>
              </w:rPr>
              <w:t xml:space="preserve">North, D.C.  1990.  </w:t>
            </w:r>
            <w:r w:rsidRPr="00B33B08">
              <w:rPr>
                <w:i/>
                <w:sz w:val="22"/>
                <w:szCs w:val="22"/>
              </w:rPr>
              <w:t>Institutions, Institutional Change and Economic Performance.</w:t>
            </w:r>
            <w:r w:rsidRPr="00B33B08">
              <w:rPr>
                <w:sz w:val="22"/>
                <w:szCs w:val="22"/>
              </w:rPr>
              <w:t xml:space="preserve">  Cambridge University Press.  Cambridge.</w:t>
            </w:r>
          </w:p>
          <w:p w14:paraId="14F6975D" w14:textId="77777777" w:rsidR="00841E4F" w:rsidRDefault="00841E4F" w:rsidP="00F251EE">
            <w:pPr>
              <w:tabs>
                <w:tab w:val="left" w:pos="296"/>
              </w:tabs>
              <w:ind w:left="296" w:hanging="270"/>
              <w:rPr>
                <w:sz w:val="22"/>
                <w:szCs w:val="22"/>
              </w:rPr>
            </w:pPr>
            <w:r w:rsidRPr="00CC21A1">
              <w:rPr>
                <w:sz w:val="22"/>
                <w:szCs w:val="22"/>
              </w:rPr>
              <w:t xml:space="preserve">Anderson, T. L. &amp; Leal, D.R.  1997.  </w:t>
            </w:r>
            <w:r w:rsidRPr="009B41D7">
              <w:rPr>
                <w:sz w:val="22"/>
                <w:szCs w:val="22"/>
              </w:rPr>
              <w:t xml:space="preserve">Enviro-Capitalists: Doing Well While Doing Good.  </w:t>
            </w:r>
            <w:r w:rsidRPr="00CC21A1">
              <w:rPr>
                <w:sz w:val="22"/>
                <w:szCs w:val="22"/>
              </w:rPr>
              <w:t xml:space="preserve">Rowan &amp; Littlefield Inc.  New York. </w:t>
            </w:r>
          </w:p>
          <w:p w14:paraId="531979D7" w14:textId="77777777" w:rsidR="00841E4F" w:rsidRPr="009B41D7" w:rsidRDefault="00841E4F" w:rsidP="00F251EE">
            <w:pPr>
              <w:tabs>
                <w:tab w:val="left" w:pos="296"/>
              </w:tabs>
              <w:ind w:left="296" w:hanging="270"/>
              <w:rPr>
                <w:sz w:val="22"/>
                <w:szCs w:val="22"/>
              </w:rPr>
            </w:pPr>
            <w:r w:rsidRPr="009B41D7">
              <w:rPr>
                <w:sz w:val="22"/>
                <w:szCs w:val="22"/>
              </w:rPr>
              <w:t xml:space="preserve">Anderson, T.L. &amp; Hill, P.J. 2003.  The Evolution of Property Rights.  </w:t>
            </w:r>
            <w:proofErr w:type="gramStart"/>
            <w:r w:rsidRPr="009B41D7">
              <w:rPr>
                <w:sz w:val="22"/>
                <w:szCs w:val="22"/>
              </w:rPr>
              <w:t>In  T.L.</w:t>
            </w:r>
            <w:proofErr w:type="gramEnd"/>
            <w:r w:rsidRPr="009B41D7">
              <w:rPr>
                <w:sz w:val="22"/>
                <w:szCs w:val="22"/>
              </w:rPr>
              <w:t xml:space="preserve"> Anderson &amp; F.S. McChesney (Eds) Property Rights: Cooperation, Conflict, and Law.  Princeton University Press.  (Read pp. 118-125)</w:t>
            </w:r>
          </w:p>
          <w:p w14:paraId="136409A5" w14:textId="77777777" w:rsidR="00841E4F" w:rsidRDefault="00841E4F" w:rsidP="00F251EE">
            <w:pPr>
              <w:ind w:left="296" w:hanging="270"/>
              <w:rPr>
                <w:sz w:val="22"/>
                <w:szCs w:val="22"/>
              </w:rPr>
            </w:pPr>
            <w:r>
              <w:rPr>
                <w:sz w:val="22"/>
                <w:szCs w:val="22"/>
              </w:rPr>
              <w:t>DeSoto, H.  2001</w:t>
            </w:r>
            <w:r w:rsidRPr="004D6131">
              <w:rPr>
                <w:sz w:val="22"/>
                <w:szCs w:val="22"/>
              </w:rPr>
              <w:t xml:space="preserve">.  </w:t>
            </w:r>
            <w:r w:rsidRPr="00CF6D39">
              <w:rPr>
                <w:sz w:val="22"/>
                <w:szCs w:val="22"/>
              </w:rPr>
              <w:t>The Mystery of Capital.</w:t>
            </w:r>
            <w:r>
              <w:rPr>
                <w:sz w:val="22"/>
                <w:szCs w:val="22"/>
              </w:rPr>
              <w:t xml:space="preserve">  </w:t>
            </w:r>
            <w:r w:rsidRPr="00AB0375">
              <w:rPr>
                <w:i/>
                <w:sz w:val="22"/>
                <w:szCs w:val="22"/>
              </w:rPr>
              <w:t>Finance &amp; Development</w:t>
            </w:r>
            <w:r w:rsidRPr="00CC21A1">
              <w:rPr>
                <w:sz w:val="22"/>
                <w:szCs w:val="22"/>
              </w:rPr>
              <w:t>,</w:t>
            </w:r>
            <w:r>
              <w:rPr>
                <w:sz w:val="22"/>
                <w:szCs w:val="22"/>
              </w:rPr>
              <w:t xml:space="preserve"> 38, 1: 29-34.</w:t>
            </w:r>
          </w:p>
          <w:p w14:paraId="7FD2BEED" w14:textId="77777777" w:rsidR="00841E4F" w:rsidRDefault="00841E4F" w:rsidP="00F251EE">
            <w:pPr>
              <w:ind w:left="296" w:hanging="270"/>
              <w:rPr>
                <w:sz w:val="22"/>
                <w:szCs w:val="22"/>
              </w:rPr>
            </w:pPr>
            <w:r w:rsidRPr="004D12BE">
              <w:rPr>
                <w:sz w:val="22"/>
                <w:szCs w:val="22"/>
              </w:rPr>
              <w:t xml:space="preserve">Pacheco, D. F., Dean, T. J., &amp;. Payne, D. S. 2010.  Escaping the Green Prison:  Entrepreneurship and the Creation of Opportunities for Sustainable Development. </w:t>
            </w:r>
            <w:r w:rsidRPr="004D12BE">
              <w:rPr>
                <w:i/>
                <w:sz w:val="22"/>
                <w:szCs w:val="22"/>
              </w:rPr>
              <w:t>Journal of Business Venturing</w:t>
            </w:r>
            <w:r w:rsidRPr="004D12BE">
              <w:rPr>
                <w:sz w:val="22"/>
                <w:szCs w:val="22"/>
              </w:rPr>
              <w:t>.</w:t>
            </w:r>
          </w:p>
          <w:p w14:paraId="52F38EF2" w14:textId="77777777" w:rsidR="00841E4F" w:rsidRDefault="00841E4F" w:rsidP="00F251EE">
            <w:pPr>
              <w:ind w:left="296" w:hanging="270"/>
              <w:rPr>
                <w:sz w:val="22"/>
                <w:szCs w:val="22"/>
              </w:rPr>
            </w:pPr>
            <w:r w:rsidRPr="004D6131">
              <w:rPr>
                <w:sz w:val="22"/>
                <w:szCs w:val="22"/>
              </w:rPr>
              <w:t xml:space="preserve">Akerlof, G.A. 1970.  </w:t>
            </w:r>
            <w:r w:rsidRPr="004D6131">
              <w:rPr>
                <w:i/>
                <w:sz w:val="22"/>
                <w:szCs w:val="22"/>
              </w:rPr>
              <w:t xml:space="preserve">‘The Market for Lemons’: Quality Uncertainty and the Market </w:t>
            </w:r>
            <w:proofErr w:type="spellStart"/>
            <w:r w:rsidRPr="004D6131">
              <w:rPr>
                <w:i/>
                <w:sz w:val="22"/>
                <w:szCs w:val="22"/>
              </w:rPr>
              <w:t>Mechansim</w:t>
            </w:r>
            <w:proofErr w:type="spellEnd"/>
            <w:r w:rsidRPr="004D6131">
              <w:rPr>
                <w:i/>
                <w:sz w:val="22"/>
                <w:szCs w:val="22"/>
              </w:rPr>
              <w:t>.</w:t>
            </w:r>
            <w:r w:rsidRPr="004D6131">
              <w:rPr>
                <w:sz w:val="22"/>
                <w:szCs w:val="22"/>
              </w:rPr>
              <w:t xml:space="preserve">  Quarterly Journal of Economics, 84: 3, 488-500.</w:t>
            </w:r>
          </w:p>
          <w:p w14:paraId="64BFB5B3" w14:textId="77777777" w:rsidR="00841E4F" w:rsidRPr="004D6131" w:rsidRDefault="00841E4F" w:rsidP="00F251EE">
            <w:pPr>
              <w:tabs>
                <w:tab w:val="left" w:pos="296"/>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
              <w:rPr>
                <w:sz w:val="22"/>
                <w:szCs w:val="22"/>
              </w:rPr>
            </w:pPr>
            <w:r w:rsidRPr="007B08C1">
              <w:rPr>
                <w:sz w:val="22"/>
                <w:szCs w:val="22"/>
              </w:rPr>
              <w:t>Yandle, B.  1999.  Bootleggers and Baptists in Retrospect.  Regulation 22(3).</w:t>
            </w:r>
          </w:p>
        </w:tc>
      </w:tr>
    </w:tbl>
    <w:p w14:paraId="092EBD27" w14:textId="77777777" w:rsidR="001B1540" w:rsidRDefault="001B1540" w:rsidP="000578C7">
      <w:pPr>
        <w:rPr>
          <w:i/>
          <w:iCs/>
          <w:sz w:val="28"/>
          <w:szCs w:val="28"/>
        </w:rPr>
      </w:pPr>
    </w:p>
    <w:p w14:paraId="425EA186" w14:textId="77777777" w:rsidR="00841E4F" w:rsidRDefault="00841E4F" w:rsidP="0022098C">
      <w:pPr>
        <w:rPr>
          <w:i/>
          <w:iCs/>
          <w:sz w:val="28"/>
          <w:szCs w:val="28"/>
        </w:rPr>
      </w:pPr>
    </w:p>
    <w:p w14:paraId="4CE5F42C" w14:textId="77777777" w:rsidR="00F60F4B" w:rsidRDefault="00F60F4B">
      <w:pPr>
        <w:rPr>
          <w:i/>
          <w:iCs/>
          <w:sz w:val="28"/>
          <w:szCs w:val="28"/>
        </w:rPr>
      </w:pPr>
    </w:p>
    <w:p w14:paraId="7A7A07A9" w14:textId="162C5C73" w:rsidR="0022098C" w:rsidRDefault="0022098C" w:rsidP="0022098C">
      <w:pPr>
        <w:rPr>
          <w:i/>
          <w:iCs/>
          <w:sz w:val="28"/>
          <w:szCs w:val="28"/>
        </w:rPr>
      </w:pPr>
      <w:r>
        <w:rPr>
          <w:i/>
          <w:iCs/>
          <w:sz w:val="28"/>
          <w:szCs w:val="28"/>
        </w:rPr>
        <w:t xml:space="preserve">Week </w:t>
      </w:r>
      <w:r w:rsidR="00E706DA">
        <w:rPr>
          <w:i/>
          <w:iCs/>
          <w:sz w:val="28"/>
          <w:szCs w:val="28"/>
        </w:rPr>
        <w:t>6</w:t>
      </w:r>
      <w:r>
        <w:rPr>
          <w:i/>
          <w:iCs/>
          <w:sz w:val="28"/>
          <w:szCs w:val="28"/>
        </w:rPr>
        <w:t xml:space="preserve">: </w:t>
      </w:r>
      <w:r w:rsidR="000F4B1F">
        <w:rPr>
          <w:i/>
          <w:iCs/>
          <w:sz w:val="28"/>
          <w:szCs w:val="28"/>
        </w:rPr>
        <w:t>9/29</w:t>
      </w:r>
      <w:r>
        <w:rPr>
          <w:i/>
          <w:iCs/>
          <w:sz w:val="28"/>
          <w:szCs w:val="28"/>
        </w:rPr>
        <w:t>, 10/</w:t>
      </w:r>
      <w:r w:rsidR="000F4B1F">
        <w:rPr>
          <w:i/>
          <w:iCs/>
          <w:sz w:val="28"/>
          <w:szCs w:val="28"/>
        </w:rPr>
        <w:t>1</w:t>
      </w:r>
    </w:p>
    <w:p w14:paraId="0A458D73" w14:textId="1D9E92DD" w:rsidR="001E61B9" w:rsidRDefault="001E61B9" w:rsidP="001E61B9">
      <w:pPr>
        <w:rPr>
          <w:i/>
          <w:iCs/>
          <w:sz w:val="28"/>
          <w:szCs w:val="28"/>
        </w:rPr>
      </w:pPr>
      <w:r>
        <w:rPr>
          <w:i/>
          <w:iCs/>
          <w:sz w:val="28"/>
          <w:szCs w:val="28"/>
        </w:rPr>
        <w:t>Practices and Tools of Impact Enterprise:  Certification, Reporting, and Metrics</w:t>
      </w:r>
    </w:p>
    <w:tbl>
      <w:tblPr>
        <w:tblW w:w="9945" w:type="dxa"/>
        <w:tblCellMar>
          <w:left w:w="0" w:type="dxa"/>
          <w:right w:w="0" w:type="dxa"/>
        </w:tblCellMar>
        <w:tblLook w:val="0000" w:firstRow="0" w:lastRow="0" w:firstColumn="0" w:lastColumn="0" w:noHBand="0" w:noVBand="0"/>
      </w:tblPr>
      <w:tblGrid>
        <w:gridCol w:w="360"/>
        <w:gridCol w:w="1350"/>
        <w:gridCol w:w="90"/>
        <w:gridCol w:w="8145"/>
      </w:tblGrid>
      <w:tr w:rsidR="001E61B9" w:rsidRPr="00803F64" w14:paraId="05F976B3" w14:textId="77777777" w:rsidTr="00FF3C7B">
        <w:trPr>
          <w:trHeight w:val="882"/>
        </w:trPr>
        <w:tc>
          <w:tcPr>
            <w:tcW w:w="9945" w:type="dxa"/>
            <w:gridSpan w:val="4"/>
            <w:tcBorders>
              <w:top w:val="nil"/>
              <w:left w:val="nil"/>
              <w:bottom w:val="nil"/>
              <w:right w:val="nil"/>
            </w:tcBorders>
          </w:tcPr>
          <w:p w14:paraId="29503B23" w14:textId="77777777" w:rsidR="001E61B9" w:rsidRPr="00D316C9" w:rsidRDefault="001E61B9">
            <w:pPr>
              <w:pStyle w:val="NormalWeb"/>
              <w:numPr>
                <w:ilvl w:val="0"/>
                <w:numId w:val="16"/>
              </w:numPr>
              <w:spacing w:after="0" w:afterAutospacing="0"/>
              <w:rPr>
                <w:sz w:val="22"/>
                <w:szCs w:val="22"/>
              </w:rPr>
            </w:pPr>
            <w:r>
              <w:rPr>
                <w:sz w:val="22"/>
                <w:szCs w:val="22"/>
              </w:rPr>
              <w:t>Overview the practices, tools and processes of implementing an impact/sustainable enterprise including vision, purpose, values, mission, culture, strategic planning and alignment, operations, metrics, and reporting.</w:t>
            </w:r>
          </w:p>
        </w:tc>
      </w:tr>
      <w:tr w:rsidR="001E61B9" w:rsidRPr="008709C8" w14:paraId="2310DC38" w14:textId="77777777" w:rsidTr="003E5029">
        <w:trPr>
          <w:trHeight w:val="387"/>
        </w:trPr>
        <w:tc>
          <w:tcPr>
            <w:tcW w:w="360" w:type="dxa"/>
            <w:vMerge w:val="restart"/>
            <w:tcBorders>
              <w:top w:val="nil"/>
              <w:left w:val="nil"/>
              <w:bottom w:val="nil"/>
              <w:right w:val="nil"/>
            </w:tcBorders>
          </w:tcPr>
          <w:p w14:paraId="4E4B615B" w14:textId="77777777" w:rsidR="001E61B9" w:rsidRPr="00803F64" w:rsidRDefault="001E61B9" w:rsidP="00030B72">
            <w:pPr>
              <w:jc w:val="right"/>
            </w:pPr>
            <w:r w:rsidRPr="00803F64">
              <w:t> </w:t>
            </w:r>
          </w:p>
        </w:tc>
        <w:tc>
          <w:tcPr>
            <w:tcW w:w="1350" w:type="dxa"/>
            <w:tcBorders>
              <w:top w:val="nil"/>
              <w:left w:val="nil"/>
              <w:bottom w:val="nil"/>
              <w:right w:val="nil"/>
            </w:tcBorders>
          </w:tcPr>
          <w:p w14:paraId="3CE2BFF8" w14:textId="77777777" w:rsidR="001E61B9" w:rsidRPr="004D6131" w:rsidRDefault="001E61B9" w:rsidP="00030B72">
            <w:pPr>
              <w:jc w:val="right"/>
              <w:rPr>
                <w:sz w:val="22"/>
                <w:szCs w:val="22"/>
              </w:rPr>
            </w:pPr>
            <w:r>
              <w:rPr>
                <w:b/>
                <w:bCs/>
                <w:sz w:val="22"/>
                <w:szCs w:val="22"/>
              </w:rPr>
              <w:t>Preparation</w:t>
            </w:r>
            <w:r w:rsidRPr="004D6131">
              <w:rPr>
                <w:sz w:val="22"/>
                <w:szCs w:val="22"/>
              </w:rPr>
              <w:t xml:space="preserve"> </w:t>
            </w:r>
          </w:p>
        </w:tc>
        <w:tc>
          <w:tcPr>
            <w:tcW w:w="90" w:type="dxa"/>
            <w:tcBorders>
              <w:top w:val="nil"/>
              <w:left w:val="nil"/>
              <w:bottom w:val="nil"/>
              <w:right w:val="nil"/>
            </w:tcBorders>
          </w:tcPr>
          <w:p w14:paraId="61EB53C0" w14:textId="77777777" w:rsidR="001E61B9" w:rsidRPr="004D6131" w:rsidRDefault="001E61B9" w:rsidP="00030B72">
            <w:pPr>
              <w:rPr>
                <w:sz w:val="22"/>
                <w:szCs w:val="22"/>
              </w:rPr>
            </w:pPr>
            <w:r w:rsidRPr="004D6131">
              <w:rPr>
                <w:sz w:val="22"/>
                <w:szCs w:val="22"/>
              </w:rPr>
              <w:t> </w:t>
            </w:r>
          </w:p>
        </w:tc>
        <w:tc>
          <w:tcPr>
            <w:tcW w:w="8145" w:type="dxa"/>
            <w:tcBorders>
              <w:top w:val="nil"/>
              <w:left w:val="nil"/>
              <w:bottom w:val="nil"/>
              <w:right w:val="nil"/>
            </w:tcBorders>
          </w:tcPr>
          <w:p w14:paraId="1C64893E" w14:textId="0F99574D" w:rsidR="001D5B36" w:rsidRPr="00261E85" w:rsidRDefault="001D5B36" w:rsidP="001036A2">
            <w:pPr>
              <w:pStyle w:val="ListParagraph"/>
              <w:numPr>
                <w:ilvl w:val="0"/>
                <w:numId w:val="24"/>
              </w:numPr>
              <w:rPr>
                <w:sz w:val="22"/>
                <w:szCs w:val="22"/>
              </w:rPr>
            </w:pPr>
            <w:r w:rsidRPr="00261E85">
              <w:rPr>
                <w:i/>
                <w:iCs/>
                <w:sz w:val="22"/>
                <w:szCs w:val="22"/>
              </w:rPr>
              <w:t>The B Corp Handbook: How You Can Use Business as a Force for Good.</w:t>
            </w:r>
            <w:r w:rsidRPr="00261E85">
              <w:rPr>
                <w:sz w:val="22"/>
                <w:szCs w:val="22"/>
              </w:rPr>
              <w:t xml:space="preserve"> R. </w:t>
            </w:r>
            <w:proofErr w:type="spellStart"/>
            <w:r w:rsidRPr="00261E85">
              <w:rPr>
                <w:sz w:val="22"/>
                <w:szCs w:val="22"/>
              </w:rPr>
              <w:t>Honeymad</w:t>
            </w:r>
            <w:proofErr w:type="spellEnd"/>
            <w:r w:rsidRPr="00261E85">
              <w:rPr>
                <w:sz w:val="22"/>
                <w:szCs w:val="22"/>
              </w:rPr>
              <w:t xml:space="preserve"> and T. Jana. Pages 22-34 only.  See </w:t>
            </w:r>
            <w:hyperlink r:id="rId28" w:history="1">
              <w:r w:rsidRPr="00261E85">
                <w:rPr>
                  <w:rStyle w:val="Hyperlink"/>
                  <w:sz w:val="22"/>
                  <w:szCs w:val="22"/>
                  <w:u w:val="none"/>
                </w:rPr>
                <w:t>https://drive.google.com/file/d/126VZXcAh31DuiBUozJuJtdATD85rwv0_/view</w:t>
              </w:r>
            </w:hyperlink>
            <w:r w:rsidRPr="00261E85">
              <w:t xml:space="preserve"> or in modules on Canvas for a copy.</w:t>
            </w:r>
          </w:p>
          <w:p w14:paraId="316B4752" w14:textId="3693F5D2" w:rsidR="001036A2" w:rsidRPr="00261E85" w:rsidRDefault="001036A2" w:rsidP="001036A2">
            <w:pPr>
              <w:pStyle w:val="ListParagraph"/>
              <w:numPr>
                <w:ilvl w:val="0"/>
                <w:numId w:val="24"/>
              </w:numPr>
              <w:rPr>
                <w:bCs/>
                <w:sz w:val="22"/>
              </w:rPr>
            </w:pPr>
            <w:r w:rsidRPr="00FF68EC">
              <w:rPr>
                <w:bCs/>
                <w:sz w:val="22"/>
              </w:rPr>
              <w:t xml:space="preserve">ESG Metrics: What, </w:t>
            </w:r>
            <w:proofErr w:type="gramStart"/>
            <w:r w:rsidRPr="00FF68EC">
              <w:rPr>
                <w:bCs/>
                <w:sz w:val="22"/>
              </w:rPr>
              <w:t>Why</w:t>
            </w:r>
            <w:proofErr w:type="gramEnd"/>
            <w:r w:rsidRPr="00FF68EC">
              <w:rPr>
                <w:bCs/>
                <w:sz w:val="22"/>
              </w:rPr>
              <w:t xml:space="preserve">, and How to Use Them.  </w:t>
            </w:r>
            <w:proofErr w:type="spellStart"/>
            <w:r w:rsidRPr="00FF68EC">
              <w:rPr>
                <w:bCs/>
                <w:sz w:val="22"/>
              </w:rPr>
              <w:t>Evovadis</w:t>
            </w:r>
            <w:proofErr w:type="spellEnd"/>
            <w:r w:rsidRPr="00FF68EC">
              <w:rPr>
                <w:bCs/>
                <w:sz w:val="22"/>
              </w:rPr>
              <w:t xml:space="preserve">.  April 22, 2026.  </w:t>
            </w:r>
            <w:hyperlink r:id="rId29" w:history="1">
              <w:r w:rsidRPr="00261E85">
                <w:rPr>
                  <w:rStyle w:val="Hyperlink"/>
                </w:rPr>
                <w:t>https://ecovadis.com/glossary/esg-metrics/</w:t>
              </w:r>
            </w:hyperlink>
          </w:p>
          <w:p w14:paraId="6FF0ED31" w14:textId="3D04AD75" w:rsidR="001036A2" w:rsidRPr="00261E85" w:rsidRDefault="001036A2" w:rsidP="001036A2">
            <w:pPr>
              <w:pStyle w:val="ListParagraph"/>
              <w:numPr>
                <w:ilvl w:val="0"/>
                <w:numId w:val="24"/>
              </w:numPr>
              <w:rPr>
                <w:sz w:val="22"/>
                <w:szCs w:val="22"/>
              </w:rPr>
            </w:pPr>
            <w:r w:rsidRPr="00261E85">
              <w:rPr>
                <w:bCs/>
                <w:sz w:val="22"/>
              </w:rPr>
              <w:t xml:space="preserve">Globally Consistent ESG Reporting.  Deloitte.  </w:t>
            </w:r>
            <w:hyperlink r:id="rId30" w:history="1">
              <w:r w:rsidRPr="00261E85">
                <w:rPr>
                  <w:rStyle w:val="Hyperlink"/>
                  <w:bCs/>
                  <w:sz w:val="22"/>
                </w:rPr>
                <w:t>https://www.deloitte.com/an/en/about/people/social-responsibility/globally-consistent-esg-reporting.html</w:t>
              </w:r>
            </w:hyperlink>
          </w:p>
          <w:p w14:paraId="6476225B" w14:textId="09607AE8" w:rsidR="001E61B9" w:rsidRPr="00947AE4" w:rsidRDefault="001E61B9" w:rsidP="003E5029">
            <w:pPr>
              <w:rPr>
                <w:bCs/>
                <w:sz w:val="22"/>
              </w:rPr>
            </w:pPr>
          </w:p>
        </w:tc>
      </w:tr>
      <w:tr w:rsidR="001E61B9" w:rsidRPr="004D6131" w14:paraId="63889198" w14:textId="77777777" w:rsidTr="00030B72">
        <w:tc>
          <w:tcPr>
            <w:tcW w:w="360" w:type="dxa"/>
            <w:vMerge/>
            <w:tcBorders>
              <w:top w:val="nil"/>
              <w:left w:val="nil"/>
              <w:bottom w:val="nil"/>
              <w:right w:val="nil"/>
            </w:tcBorders>
            <w:vAlign w:val="center"/>
          </w:tcPr>
          <w:p w14:paraId="58DD1E0B" w14:textId="77777777" w:rsidR="001E61B9" w:rsidRPr="00803F64" w:rsidRDefault="001E61B9" w:rsidP="00030B72"/>
        </w:tc>
        <w:tc>
          <w:tcPr>
            <w:tcW w:w="1350" w:type="dxa"/>
            <w:tcBorders>
              <w:top w:val="nil"/>
              <w:left w:val="nil"/>
              <w:bottom w:val="nil"/>
              <w:right w:val="nil"/>
            </w:tcBorders>
          </w:tcPr>
          <w:p w14:paraId="35D673B3" w14:textId="77777777" w:rsidR="001E61B9" w:rsidRPr="004D6131" w:rsidRDefault="001E61B9" w:rsidP="00030B72">
            <w:pPr>
              <w:jc w:val="right"/>
              <w:rPr>
                <w:sz w:val="22"/>
                <w:szCs w:val="22"/>
              </w:rPr>
            </w:pPr>
            <w:r>
              <w:rPr>
                <w:b/>
                <w:bCs/>
                <w:sz w:val="22"/>
                <w:szCs w:val="22"/>
              </w:rPr>
              <w:t>In-Class</w:t>
            </w:r>
          </w:p>
        </w:tc>
        <w:tc>
          <w:tcPr>
            <w:tcW w:w="90" w:type="dxa"/>
            <w:tcBorders>
              <w:top w:val="nil"/>
              <w:left w:val="nil"/>
              <w:bottom w:val="nil"/>
              <w:right w:val="nil"/>
            </w:tcBorders>
          </w:tcPr>
          <w:p w14:paraId="7F215C7C" w14:textId="77777777" w:rsidR="001E61B9" w:rsidRPr="004D6131" w:rsidRDefault="001E61B9" w:rsidP="00030B72">
            <w:pPr>
              <w:rPr>
                <w:sz w:val="22"/>
                <w:szCs w:val="22"/>
              </w:rPr>
            </w:pPr>
            <w:r w:rsidRPr="004D6131">
              <w:rPr>
                <w:sz w:val="22"/>
                <w:szCs w:val="22"/>
              </w:rPr>
              <w:t> </w:t>
            </w:r>
          </w:p>
        </w:tc>
        <w:tc>
          <w:tcPr>
            <w:tcW w:w="8145" w:type="dxa"/>
            <w:tcBorders>
              <w:top w:val="nil"/>
              <w:left w:val="nil"/>
              <w:bottom w:val="nil"/>
              <w:right w:val="nil"/>
            </w:tcBorders>
          </w:tcPr>
          <w:p w14:paraId="3C745E71" w14:textId="77777777" w:rsidR="001E61B9" w:rsidRDefault="001E61B9" w:rsidP="00030B72">
            <w:pPr>
              <w:ind w:left="296" w:hanging="270"/>
              <w:rPr>
                <w:sz w:val="22"/>
                <w:szCs w:val="22"/>
              </w:rPr>
            </w:pPr>
            <w:r w:rsidRPr="00140A8B">
              <w:rPr>
                <w:sz w:val="22"/>
                <w:szCs w:val="22"/>
              </w:rPr>
              <w:t>Guest Instructor – Jeff Yorzyk, Hello Fresh</w:t>
            </w:r>
            <w:r w:rsidRPr="00FD7648">
              <w:rPr>
                <w:sz w:val="22"/>
                <w:szCs w:val="22"/>
              </w:rPr>
              <w:t xml:space="preserve"> </w:t>
            </w:r>
          </w:p>
          <w:p w14:paraId="5757EF6A" w14:textId="75F006DC" w:rsidR="001E61B9" w:rsidRPr="004D6131" w:rsidRDefault="001E61B9" w:rsidP="00030B72">
            <w:pPr>
              <w:ind w:left="296" w:hanging="270"/>
              <w:rPr>
                <w:sz w:val="22"/>
                <w:szCs w:val="22"/>
              </w:rPr>
            </w:pPr>
            <w:r>
              <w:rPr>
                <w:sz w:val="22"/>
                <w:szCs w:val="22"/>
              </w:rPr>
              <w:t>Practices and Tools</w:t>
            </w:r>
            <w:r w:rsidR="000F4B1F">
              <w:rPr>
                <w:sz w:val="22"/>
                <w:szCs w:val="22"/>
              </w:rPr>
              <w:t>:</w:t>
            </w:r>
            <w:r w:rsidR="000F4B1F">
              <w:t xml:space="preserve"> Certification, Reporting, and Metrics</w:t>
            </w:r>
          </w:p>
        </w:tc>
      </w:tr>
      <w:tr w:rsidR="001E61B9" w:rsidRPr="004D6131" w14:paraId="4F87DD97" w14:textId="77777777" w:rsidTr="00030B72">
        <w:tc>
          <w:tcPr>
            <w:tcW w:w="360" w:type="dxa"/>
            <w:vMerge/>
            <w:tcBorders>
              <w:top w:val="nil"/>
              <w:left w:val="nil"/>
              <w:bottom w:val="nil"/>
              <w:right w:val="nil"/>
            </w:tcBorders>
            <w:vAlign w:val="center"/>
          </w:tcPr>
          <w:p w14:paraId="09465721" w14:textId="77777777" w:rsidR="001E61B9" w:rsidRPr="00803F64" w:rsidRDefault="001E61B9" w:rsidP="00030B72"/>
        </w:tc>
        <w:tc>
          <w:tcPr>
            <w:tcW w:w="1350" w:type="dxa"/>
            <w:tcBorders>
              <w:top w:val="nil"/>
              <w:left w:val="nil"/>
              <w:bottom w:val="nil"/>
              <w:right w:val="nil"/>
            </w:tcBorders>
          </w:tcPr>
          <w:p w14:paraId="6A893778" w14:textId="77777777" w:rsidR="001E61B9" w:rsidRPr="004D6131" w:rsidRDefault="001E61B9" w:rsidP="00030B72">
            <w:pPr>
              <w:jc w:val="right"/>
              <w:rPr>
                <w:sz w:val="22"/>
                <w:szCs w:val="22"/>
              </w:rPr>
            </w:pPr>
            <w:r w:rsidRPr="004D6131">
              <w:rPr>
                <w:b/>
                <w:bCs/>
                <w:sz w:val="22"/>
                <w:szCs w:val="22"/>
              </w:rPr>
              <w:t xml:space="preserve">Assignment </w:t>
            </w:r>
          </w:p>
        </w:tc>
        <w:tc>
          <w:tcPr>
            <w:tcW w:w="90" w:type="dxa"/>
            <w:tcBorders>
              <w:top w:val="nil"/>
              <w:left w:val="nil"/>
              <w:bottom w:val="nil"/>
              <w:right w:val="nil"/>
            </w:tcBorders>
          </w:tcPr>
          <w:p w14:paraId="2D21F66C" w14:textId="77777777" w:rsidR="001E61B9" w:rsidRPr="004D6131" w:rsidRDefault="001E61B9" w:rsidP="00030B72">
            <w:pPr>
              <w:rPr>
                <w:sz w:val="22"/>
                <w:szCs w:val="22"/>
              </w:rPr>
            </w:pPr>
            <w:r w:rsidRPr="004D6131">
              <w:rPr>
                <w:sz w:val="22"/>
                <w:szCs w:val="22"/>
              </w:rPr>
              <w:t> </w:t>
            </w:r>
          </w:p>
        </w:tc>
        <w:tc>
          <w:tcPr>
            <w:tcW w:w="8145" w:type="dxa"/>
            <w:tcBorders>
              <w:top w:val="nil"/>
              <w:left w:val="nil"/>
              <w:bottom w:val="nil"/>
              <w:right w:val="nil"/>
            </w:tcBorders>
          </w:tcPr>
          <w:p w14:paraId="0AF7626E" w14:textId="77777777" w:rsidR="001E61B9" w:rsidRPr="004D6131" w:rsidRDefault="001E61B9" w:rsidP="00030B72">
            <w:pPr>
              <w:ind w:left="296" w:hanging="270"/>
              <w:rPr>
                <w:sz w:val="22"/>
                <w:szCs w:val="22"/>
              </w:rPr>
            </w:pPr>
          </w:p>
        </w:tc>
      </w:tr>
      <w:tr w:rsidR="001E61B9" w:rsidRPr="00B93CFB" w14:paraId="2393FF87" w14:textId="77777777" w:rsidTr="00030B72">
        <w:tc>
          <w:tcPr>
            <w:tcW w:w="360" w:type="dxa"/>
            <w:vMerge/>
            <w:tcBorders>
              <w:top w:val="nil"/>
              <w:left w:val="nil"/>
              <w:bottom w:val="nil"/>
              <w:right w:val="nil"/>
            </w:tcBorders>
            <w:vAlign w:val="center"/>
          </w:tcPr>
          <w:p w14:paraId="2A4CDC93" w14:textId="77777777" w:rsidR="001E61B9" w:rsidRPr="00803F64" w:rsidRDefault="001E61B9" w:rsidP="00030B72"/>
        </w:tc>
        <w:tc>
          <w:tcPr>
            <w:tcW w:w="1350" w:type="dxa"/>
            <w:tcBorders>
              <w:top w:val="nil"/>
              <w:left w:val="nil"/>
              <w:bottom w:val="nil"/>
              <w:right w:val="nil"/>
            </w:tcBorders>
          </w:tcPr>
          <w:p w14:paraId="61B6AA66" w14:textId="77777777" w:rsidR="001E61B9" w:rsidRPr="004D6131" w:rsidRDefault="001E61B9" w:rsidP="00030B72">
            <w:pPr>
              <w:jc w:val="right"/>
              <w:rPr>
                <w:sz w:val="22"/>
                <w:szCs w:val="22"/>
              </w:rPr>
            </w:pPr>
            <w:r w:rsidRPr="004D6131">
              <w:rPr>
                <w:b/>
                <w:bCs/>
                <w:sz w:val="22"/>
                <w:szCs w:val="22"/>
              </w:rPr>
              <w:t>Resources</w:t>
            </w:r>
          </w:p>
        </w:tc>
        <w:tc>
          <w:tcPr>
            <w:tcW w:w="90" w:type="dxa"/>
            <w:tcBorders>
              <w:top w:val="nil"/>
              <w:left w:val="nil"/>
              <w:bottom w:val="nil"/>
              <w:right w:val="nil"/>
            </w:tcBorders>
          </w:tcPr>
          <w:p w14:paraId="37B3F155" w14:textId="77777777" w:rsidR="001E61B9" w:rsidRPr="007774E3" w:rsidRDefault="001E61B9" w:rsidP="00030B72">
            <w:pPr>
              <w:rPr>
                <w:sz w:val="22"/>
                <w:szCs w:val="22"/>
              </w:rPr>
            </w:pPr>
            <w:r w:rsidRPr="007774E3">
              <w:rPr>
                <w:sz w:val="22"/>
                <w:szCs w:val="22"/>
              </w:rPr>
              <w:t> </w:t>
            </w:r>
          </w:p>
        </w:tc>
        <w:tc>
          <w:tcPr>
            <w:tcW w:w="8145" w:type="dxa"/>
            <w:tcBorders>
              <w:top w:val="nil"/>
              <w:left w:val="nil"/>
              <w:bottom w:val="nil"/>
              <w:right w:val="nil"/>
            </w:tcBorders>
          </w:tcPr>
          <w:p w14:paraId="1CD00D39" w14:textId="77777777" w:rsidR="008F7604" w:rsidRDefault="008F7604" w:rsidP="007774E3">
            <w:pPr>
              <w:rPr>
                <w:sz w:val="22"/>
                <w:szCs w:val="22"/>
              </w:rPr>
            </w:pPr>
            <w:r w:rsidRPr="008F7604">
              <w:rPr>
                <w:i/>
                <w:iCs/>
                <w:sz w:val="22"/>
                <w:szCs w:val="22"/>
              </w:rPr>
              <w:t>The B Corp Handbook: How You Can Use Business as a Force for Good.</w:t>
            </w:r>
            <w:r w:rsidRPr="008F7604">
              <w:rPr>
                <w:sz w:val="22"/>
                <w:szCs w:val="22"/>
              </w:rPr>
              <w:t xml:space="preserve"> R. </w:t>
            </w:r>
            <w:proofErr w:type="spellStart"/>
            <w:r w:rsidRPr="008F7604">
              <w:rPr>
                <w:sz w:val="22"/>
                <w:szCs w:val="22"/>
              </w:rPr>
              <w:t>Honeymad</w:t>
            </w:r>
            <w:proofErr w:type="spellEnd"/>
            <w:r w:rsidRPr="008F7604">
              <w:rPr>
                <w:sz w:val="22"/>
                <w:szCs w:val="22"/>
              </w:rPr>
              <w:t xml:space="preserve"> and T. Jana. Pages 22-34.  </w:t>
            </w:r>
          </w:p>
          <w:p w14:paraId="4E5AC20A" w14:textId="77777777" w:rsidR="003D2F8D" w:rsidRPr="003E5029" w:rsidRDefault="003D2F8D" w:rsidP="003D2F8D">
            <w:pPr>
              <w:ind w:left="444" w:hanging="444"/>
              <w:rPr>
                <w:bCs/>
                <w:sz w:val="22"/>
              </w:rPr>
            </w:pPr>
            <w:r w:rsidRPr="003E5029">
              <w:rPr>
                <w:sz w:val="22"/>
                <w:szCs w:val="22"/>
              </w:rPr>
              <w:t>Dewhurst, H.  2023.  Mother of All Sustainability Reporting Standards.  Bloomberg NEF.  July 10.</w:t>
            </w:r>
            <w:r w:rsidRPr="003E5029">
              <w:rPr>
                <w:bCs/>
                <w:sz w:val="22"/>
              </w:rPr>
              <w:t xml:space="preserve"> </w:t>
            </w:r>
          </w:p>
          <w:p w14:paraId="5F09CE81" w14:textId="0AD2D4C0" w:rsidR="003D2F8D" w:rsidRDefault="003D2F8D" w:rsidP="003D2F8D">
            <w:pPr>
              <w:rPr>
                <w:sz w:val="22"/>
                <w:szCs w:val="22"/>
              </w:rPr>
            </w:pPr>
            <w:r w:rsidRPr="003E5029">
              <w:rPr>
                <w:bCs/>
                <w:sz w:val="22"/>
              </w:rPr>
              <w:t>2. ISSP Study Guide for the SEA (Sustainability Excellence Associate) Exam.  2016.  International Society of Sustainability Professionals.  Chapters 9 and 10.</w:t>
            </w:r>
          </w:p>
          <w:p w14:paraId="6F800BDC" w14:textId="7DF78C58" w:rsidR="007774E3" w:rsidRPr="007774E3" w:rsidRDefault="007774E3" w:rsidP="007774E3">
            <w:pPr>
              <w:rPr>
                <w:bCs/>
                <w:sz w:val="22"/>
              </w:rPr>
            </w:pPr>
            <w:r w:rsidRPr="007774E3">
              <w:rPr>
                <w:bCs/>
                <w:sz w:val="22"/>
              </w:rPr>
              <w:t>Video: “Sustainability with GRI Standards”</w:t>
            </w:r>
            <w:r w:rsidRPr="007774E3">
              <w:t xml:space="preserve"> </w:t>
            </w:r>
            <w:hyperlink r:id="rId31" w:history="1">
              <w:r w:rsidRPr="007774E3">
                <w:rPr>
                  <w:rStyle w:val="Hyperlink"/>
                  <w:bCs/>
                  <w:sz w:val="22"/>
                </w:rPr>
                <w:t>https://www.youtube.com/watch?v=6LkrhalWIMc</w:t>
              </w:r>
            </w:hyperlink>
          </w:p>
          <w:p w14:paraId="1E53F5A1" w14:textId="77777777" w:rsidR="007774E3" w:rsidRPr="007774E3" w:rsidRDefault="007774E3" w:rsidP="007774E3">
            <w:pPr>
              <w:rPr>
                <w:bCs/>
                <w:sz w:val="22"/>
              </w:rPr>
            </w:pPr>
            <w:r w:rsidRPr="007774E3">
              <w:rPr>
                <w:bCs/>
                <w:sz w:val="22"/>
              </w:rPr>
              <w:t xml:space="preserve">Video: “GRI Reporting Standards” </w:t>
            </w:r>
            <w:hyperlink r:id="rId32" w:history="1">
              <w:r w:rsidRPr="007774E3">
                <w:rPr>
                  <w:rStyle w:val="Hyperlink"/>
                  <w:bCs/>
                  <w:sz w:val="22"/>
                </w:rPr>
                <w:t>https://www.youtube.com/watch?time_continue=2&amp;v=AGqE4OO0_7g&amp;feature=emb_logo</w:t>
              </w:r>
            </w:hyperlink>
          </w:p>
          <w:p w14:paraId="0D3E2166" w14:textId="1602DAF6" w:rsidR="001E61B9" w:rsidRPr="007774E3" w:rsidRDefault="007774E3" w:rsidP="007774E3">
            <w:pPr>
              <w:rPr>
                <w:sz w:val="22"/>
                <w:szCs w:val="22"/>
              </w:rPr>
            </w:pPr>
            <w:r w:rsidRPr="007774E3">
              <w:rPr>
                <w:bCs/>
                <w:sz w:val="22"/>
              </w:rPr>
              <w:t>Video: “Understanding the Dimensions of Sustainable Development”</w:t>
            </w:r>
            <w:r w:rsidRPr="007774E3">
              <w:t xml:space="preserve"> </w:t>
            </w:r>
            <w:hyperlink r:id="rId33" w:history="1">
              <w:r w:rsidRPr="007774E3">
                <w:rPr>
                  <w:rStyle w:val="Hyperlink"/>
                  <w:bCs/>
                  <w:sz w:val="22"/>
                </w:rPr>
                <w:t>https://www.youtube.com/watch?v=pgNLonYOc9s</w:t>
              </w:r>
            </w:hyperlink>
          </w:p>
        </w:tc>
      </w:tr>
      <w:tr w:rsidR="001E61B9" w:rsidRPr="0022350A" w14:paraId="29452A52" w14:textId="77777777" w:rsidTr="00030B72">
        <w:trPr>
          <w:trHeight w:val="78"/>
        </w:trPr>
        <w:tc>
          <w:tcPr>
            <w:tcW w:w="360" w:type="dxa"/>
            <w:tcBorders>
              <w:top w:val="nil"/>
              <w:left w:val="nil"/>
              <w:bottom w:val="nil"/>
              <w:right w:val="nil"/>
            </w:tcBorders>
          </w:tcPr>
          <w:p w14:paraId="7FBE9DBA" w14:textId="77777777" w:rsidR="001E61B9" w:rsidRPr="00B93CFB" w:rsidRDefault="001E61B9" w:rsidP="00030B72">
            <w:pPr>
              <w:jc w:val="right"/>
            </w:pPr>
            <w:r w:rsidRPr="00B93CFB">
              <w:t> </w:t>
            </w:r>
          </w:p>
        </w:tc>
        <w:tc>
          <w:tcPr>
            <w:tcW w:w="1350" w:type="dxa"/>
            <w:tcBorders>
              <w:top w:val="nil"/>
              <w:left w:val="nil"/>
              <w:bottom w:val="nil"/>
              <w:right w:val="nil"/>
            </w:tcBorders>
          </w:tcPr>
          <w:p w14:paraId="4EB5F7E8" w14:textId="77777777" w:rsidR="001E61B9" w:rsidRPr="004D6131" w:rsidRDefault="001E61B9" w:rsidP="00030B72">
            <w:pPr>
              <w:jc w:val="right"/>
              <w:rPr>
                <w:sz w:val="22"/>
                <w:szCs w:val="22"/>
              </w:rPr>
            </w:pPr>
            <w:r w:rsidRPr="004D6131">
              <w:rPr>
                <w:b/>
                <w:bCs/>
                <w:sz w:val="22"/>
                <w:szCs w:val="22"/>
              </w:rPr>
              <w:t>References</w:t>
            </w:r>
          </w:p>
        </w:tc>
        <w:tc>
          <w:tcPr>
            <w:tcW w:w="90" w:type="dxa"/>
            <w:tcBorders>
              <w:top w:val="nil"/>
              <w:left w:val="nil"/>
              <w:bottom w:val="nil"/>
              <w:right w:val="nil"/>
            </w:tcBorders>
          </w:tcPr>
          <w:p w14:paraId="35F46B8E" w14:textId="77777777" w:rsidR="001E61B9" w:rsidRPr="004D6131" w:rsidRDefault="001E61B9" w:rsidP="00030B72">
            <w:pPr>
              <w:rPr>
                <w:sz w:val="22"/>
                <w:szCs w:val="22"/>
              </w:rPr>
            </w:pPr>
            <w:r w:rsidRPr="004D6131">
              <w:rPr>
                <w:sz w:val="22"/>
                <w:szCs w:val="22"/>
              </w:rPr>
              <w:t> </w:t>
            </w:r>
          </w:p>
        </w:tc>
        <w:tc>
          <w:tcPr>
            <w:tcW w:w="8145" w:type="dxa"/>
            <w:tcBorders>
              <w:top w:val="nil"/>
              <w:left w:val="nil"/>
              <w:bottom w:val="nil"/>
              <w:right w:val="nil"/>
            </w:tcBorders>
          </w:tcPr>
          <w:p w14:paraId="7CCEEC1E" w14:textId="163EF457" w:rsidR="001E61B9" w:rsidRPr="0022350A" w:rsidRDefault="00711BC5" w:rsidP="00711BC5">
            <w:pPr>
              <w:ind w:left="444" w:hanging="444"/>
              <w:rPr>
                <w:sz w:val="22"/>
                <w:szCs w:val="22"/>
              </w:rPr>
            </w:pPr>
            <w:r>
              <w:rPr>
                <w:bCs/>
                <w:sz w:val="22"/>
              </w:rPr>
              <w:t xml:space="preserve">Mac Cormac et. al, 2023.  </w:t>
            </w:r>
            <w:r w:rsidRPr="00711BC5">
              <w:rPr>
                <w:bCs/>
                <w:sz w:val="22"/>
              </w:rPr>
              <w:t>Inside the IFRS S1 and S2 Sustainability Disclosure Standards</w:t>
            </w:r>
            <w:r>
              <w:rPr>
                <w:bCs/>
                <w:sz w:val="22"/>
              </w:rPr>
              <w:t xml:space="preserve">.  </w:t>
            </w:r>
            <w:r w:rsidRPr="00711BC5">
              <w:rPr>
                <w:bCs/>
                <w:i/>
                <w:iCs/>
                <w:sz w:val="22"/>
              </w:rPr>
              <w:t>Harvard Law School Forum on Corporate Governance</w:t>
            </w:r>
            <w:r>
              <w:rPr>
                <w:bCs/>
                <w:sz w:val="22"/>
              </w:rPr>
              <w:t>.  August 22.</w:t>
            </w:r>
          </w:p>
        </w:tc>
      </w:tr>
    </w:tbl>
    <w:p w14:paraId="5D754329" w14:textId="77777777" w:rsidR="001E61B9" w:rsidRDefault="001E61B9" w:rsidP="001E61B9">
      <w:pPr>
        <w:pStyle w:val="NormalWeb"/>
        <w:spacing w:before="0" w:beforeAutospacing="0" w:after="0" w:afterAutospacing="0"/>
        <w:rPr>
          <w:i/>
          <w:iCs/>
          <w:sz w:val="28"/>
          <w:szCs w:val="28"/>
        </w:rPr>
      </w:pPr>
    </w:p>
    <w:p w14:paraId="3F91DC59" w14:textId="77777777" w:rsidR="006F3E32" w:rsidRDefault="006F3E32" w:rsidP="000F4B1F">
      <w:pPr>
        <w:rPr>
          <w:i/>
          <w:iCs/>
          <w:sz w:val="28"/>
          <w:szCs w:val="28"/>
        </w:rPr>
      </w:pPr>
    </w:p>
    <w:p w14:paraId="00ECEE94" w14:textId="15823758" w:rsidR="000F4B1F" w:rsidRDefault="000F4B1F" w:rsidP="000F4B1F">
      <w:pPr>
        <w:rPr>
          <w:i/>
          <w:iCs/>
          <w:sz w:val="28"/>
          <w:szCs w:val="28"/>
        </w:rPr>
      </w:pPr>
      <w:r>
        <w:rPr>
          <w:i/>
          <w:iCs/>
          <w:sz w:val="28"/>
          <w:szCs w:val="28"/>
        </w:rPr>
        <w:t xml:space="preserve">Week </w:t>
      </w:r>
      <w:r w:rsidR="00E706DA">
        <w:rPr>
          <w:i/>
          <w:iCs/>
          <w:sz w:val="28"/>
          <w:szCs w:val="28"/>
        </w:rPr>
        <w:t>7</w:t>
      </w:r>
      <w:r>
        <w:rPr>
          <w:i/>
          <w:iCs/>
          <w:sz w:val="28"/>
          <w:szCs w:val="28"/>
        </w:rPr>
        <w:t>: 10/</w:t>
      </w:r>
      <w:r w:rsidR="00E706DA">
        <w:rPr>
          <w:i/>
          <w:iCs/>
          <w:sz w:val="28"/>
          <w:szCs w:val="28"/>
        </w:rPr>
        <w:t>6</w:t>
      </w:r>
      <w:r>
        <w:rPr>
          <w:i/>
          <w:iCs/>
          <w:sz w:val="28"/>
          <w:szCs w:val="28"/>
        </w:rPr>
        <w:t>, 10/</w:t>
      </w:r>
      <w:r w:rsidR="00E706DA">
        <w:rPr>
          <w:i/>
          <w:iCs/>
          <w:sz w:val="28"/>
          <w:szCs w:val="28"/>
        </w:rPr>
        <w:t>8</w:t>
      </w:r>
    </w:p>
    <w:p w14:paraId="0E79BF0A" w14:textId="2812CD3B" w:rsidR="0060636F" w:rsidRDefault="000F4B1F" w:rsidP="000F4B1F">
      <w:pPr>
        <w:rPr>
          <w:i/>
          <w:iCs/>
          <w:sz w:val="28"/>
          <w:szCs w:val="28"/>
        </w:rPr>
      </w:pPr>
      <w:r w:rsidRPr="000A0219">
        <w:rPr>
          <w:i/>
          <w:iCs/>
          <w:sz w:val="28"/>
          <w:szCs w:val="28"/>
        </w:rPr>
        <w:t xml:space="preserve">Practices and Tools of Impact Enterprise: </w:t>
      </w:r>
      <w:r w:rsidRPr="00B67D8B">
        <w:rPr>
          <w:i/>
          <w:iCs/>
          <w:sz w:val="28"/>
          <w:szCs w:val="28"/>
        </w:rPr>
        <w:t>Mission to Executio</w:t>
      </w:r>
      <w:r w:rsidR="0060636F">
        <w:rPr>
          <w:i/>
          <w:iCs/>
          <w:sz w:val="28"/>
          <w:szCs w:val="28"/>
        </w:rPr>
        <w:t>n</w:t>
      </w:r>
    </w:p>
    <w:p w14:paraId="0D137B7B" w14:textId="72D0EE54" w:rsidR="003D1EA8" w:rsidRDefault="003D1EA8" w:rsidP="000F4B1F">
      <w:pPr>
        <w:rPr>
          <w:i/>
          <w:iCs/>
          <w:sz w:val="28"/>
          <w:szCs w:val="28"/>
        </w:rPr>
      </w:pPr>
      <w:r>
        <w:rPr>
          <w:i/>
          <w:iCs/>
          <w:sz w:val="28"/>
          <w:szCs w:val="28"/>
        </w:rPr>
        <w:t>Overflow</w:t>
      </w:r>
      <w:r w:rsidR="0060636F">
        <w:rPr>
          <w:i/>
          <w:iCs/>
          <w:sz w:val="28"/>
          <w:szCs w:val="28"/>
        </w:rPr>
        <w:t>, Foundations of Energy, and/or Guest Speaker</w:t>
      </w:r>
    </w:p>
    <w:tbl>
      <w:tblPr>
        <w:tblW w:w="9945" w:type="dxa"/>
        <w:tblCellMar>
          <w:left w:w="0" w:type="dxa"/>
          <w:right w:w="0" w:type="dxa"/>
        </w:tblCellMar>
        <w:tblLook w:val="0000" w:firstRow="0" w:lastRow="0" w:firstColumn="0" w:lastColumn="0" w:noHBand="0" w:noVBand="0"/>
      </w:tblPr>
      <w:tblGrid>
        <w:gridCol w:w="517"/>
        <w:gridCol w:w="1526"/>
        <w:gridCol w:w="121"/>
        <w:gridCol w:w="7781"/>
      </w:tblGrid>
      <w:tr w:rsidR="000F4B1F" w:rsidRPr="00803F64" w14:paraId="771203A9" w14:textId="77777777" w:rsidTr="000F4B1F">
        <w:trPr>
          <w:trHeight w:val="1296"/>
        </w:trPr>
        <w:tc>
          <w:tcPr>
            <w:tcW w:w="9945" w:type="dxa"/>
            <w:gridSpan w:val="4"/>
            <w:tcBorders>
              <w:top w:val="nil"/>
              <w:left w:val="nil"/>
              <w:bottom w:val="nil"/>
              <w:right w:val="nil"/>
            </w:tcBorders>
          </w:tcPr>
          <w:p w14:paraId="5A8BC6B7" w14:textId="77777777" w:rsidR="000F4B1F" w:rsidRPr="00DC3598" w:rsidRDefault="000F4B1F">
            <w:pPr>
              <w:pStyle w:val="NormalWeb"/>
              <w:numPr>
                <w:ilvl w:val="0"/>
                <w:numId w:val="9"/>
              </w:numPr>
              <w:rPr>
                <w:sz w:val="22"/>
                <w:szCs w:val="22"/>
              </w:rPr>
            </w:pPr>
            <w:r>
              <w:rPr>
                <w:sz w:val="22"/>
                <w:szCs w:val="22"/>
              </w:rPr>
              <w:t>Overview the practices, tools and processes of implementing an impact/sustainable enterprise including vision, purpose, values, mission, culture, strategic planning and alignment, operations, metrics, and reporting.</w:t>
            </w:r>
          </w:p>
          <w:p w14:paraId="0F5690C9" w14:textId="77777777" w:rsidR="000F4B1F" w:rsidRPr="008F7604" w:rsidRDefault="000F4B1F">
            <w:pPr>
              <w:pStyle w:val="NormalWeb"/>
              <w:numPr>
                <w:ilvl w:val="0"/>
                <w:numId w:val="9"/>
              </w:numPr>
              <w:spacing w:after="0" w:afterAutospacing="0"/>
            </w:pPr>
            <w:r w:rsidRPr="00DC3598">
              <w:rPr>
                <w:sz w:val="22"/>
                <w:szCs w:val="22"/>
              </w:rPr>
              <w:t>Focus on B Corp Certification and B Impact Assessment</w:t>
            </w:r>
            <w:r>
              <w:rPr>
                <w:sz w:val="22"/>
                <w:szCs w:val="22"/>
              </w:rPr>
              <w:t xml:space="preserve"> as a platform for analysis and achieving impact.</w:t>
            </w:r>
          </w:p>
          <w:p w14:paraId="3F533B2D" w14:textId="1B5CAFE5" w:rsidR="00DC7476" w:rsidRPr="00803F64" w:rsidRDefault="00DC7476">
            <w:pPr>
              <w:pStyle w:val="NormalWeb"/>
              <w:numPr>
                <w:ilvl w:val="0"/>
                <w:numId w:val="9"/>
              </w:numPr>
              <w:spacing w:after="0" w:afterAutospacing="0"/>
            </w:pPr>
            <w:r>
              <w:rPr>
                <w:sz w:val="22"/>
                <w:szCs w:val="22"/>
              </w:rPr>
              <w:t>Learn from student presentations about impact sectors and companies</w:t>
            </w:r>
          </w:p>
        </w:tc>
      </w:tr>
      <w:tr w:rsidR="000F4B1F" w:rsidRPr="000D45CD" w14:paraId="5C2E4C0B" w14:textId="77777777" w:rsidTr="008F7604">
        <w:trPr>
          <w:trHeight w:val="648"/>
        </w:trPr>
        <w:tc>
          <w:tcPr>
            <w:tcW w:w="517" w:type="dxa"/>
            <w:vMerge w:val="restart"/>
            <w:tcBorders>
              <w:top w:val="nil"/>
              <w:left w:val="nil"/>
              <w:bottom w:val="nil"/>
              <w:right w:val="nil"/>
            </w:tcBorders>
          </w:tcPr>
          <w:p w14:paraId="09237431" w14:textId="77777777" w:rsidR="000F4B1F" w:rsidRPr="00803F64" w:rsidRDefault="000F4B1F" w:rsidP="00E916ED">
            <w:pPr>
              <w:jc w:val="right"/>
            </w:pPr>
            <w:r w:rsidRPr="00803F64">
              <w:t> </w:t>
            </w:r>
          </w:p>
        </w:tc>
        <w:tc>
          <w:tcPr>
            <w:tcW w:w="1526" w:type="dxa"/>
            <w:tcBorders>
              <w:top w:val="nil"/>
              <w:left w:val="nil"/>
              <w:bottom w:val="nil"/>
              <w:right w:val="nil"/>
            </w:tcBorders>
          </w:tcPr>
          <w:p w14:paraId="302D30C7" w14:textId="77777777" w:rsidR="000F4B1F" w:rsidRPr="004D6131" w:rsidRDefault="000F4B1F" w:rsidP="00E916ED">
            <w:pPr>
              <w:jc w:val="right"/>
              <w:rPr>
                <w:sz w:val="22"/>
                <w:szCs w:val="22"/>
              </w:rPr>
            </w:pPr>
            <w:r>
              <w:rPr>
                <w:b/>
                <w:bCs/>
                <w:sz w:val="22"/>
                <w:szCs w:val="22"/>
              </w:rPr>
              <w:t>Preparation</w:t>
            </w:r>
            <w:r w:rsidRPr="004D6131">
              <w:rPr>
                <w:sz w:val="22"/>
                <w:szCs w:val="22"/>
              </w:rPr>
              <w:t xml:space="preserve"> </w:t>
            </w:r>
          </w:p>
        </w:tc>
        <w:tc>
          <w:tcPr>
            <w:tcW w:w="121" w:type="dxa"/>
            <w:tcBorders>
              <w:top w:val="nil"/>
              <w:left w:val="nil"/>
              <w:bottom w:val="nil"/>
              <w:right w:val="nil"/>
            </w:tcBorders>
          </w:tcPr>
          <w:p w14:paraId="50B505E1" w14:textId="77777777" w:rsidR="000F4B1F" w:rsidRPr="004D6131" w:rsidRDefault="000F4B1F" w:rsidP="00E916ED">
            <w:pPr>
              <w:rPr>
                <w:sz w:val="22"/>
                <w:szCs w:val="22"/>
              </w:rPr>
            </w:pPr>
            <w:r w:rsidRPr="004D6131">
              <w:rPr>
                <w:sz w:val="22"/>
                <w:szCs w:val="22"/>
              </w:rPr>
              <w:t> </w:t>
            </w:r>
          </w:p>
        </w:tc>
        <w:tc>
          <w:tcPr>
            <w:tcW w:w="7781" w:type="dxa"/>
            <w:tcBorders>
              <w:top w:val="nil"/>
              <w:left w:val="nil"/>
              <w:bottom w:val="nil"/>
              <w:right w:val="nil"/>
            </w:tcBorders>
          </w:tcPr>
          <w:p w14:paraId="4243E15D" w14:textId="654A4E7B" w:rsidR="00261E85" w:rsidRPr="00261E85" w:rsidRDefault="00261E85" w:rsidP="00261E85">
            <w:pPr>
              <w:pStyle w:val="ListParagraph"/>
              <w:numPr>
                <w:ilvl w:val="0"/>
                <w:numId w:val="27"/>
              </w:numPr>
              <w:rPr>
                <w:sz w:val="22"/>
                <w:szCs w:val="22"/>
              </w:rPr>
            </w:pPr>
            <w:r w:rsidRPr="00261E85">
              <w:rPr>
                <w:i/>
                <w:iCs/>
                <w:sz w:val="22"/>
                <w:szCs w:val="22"/>
              </w:rPr>
              <w:t>Beyond Entrepreneurship 2.0: Turning Your Business into an Enduring Great Company</w:t>
            </w:r>
            <w:r w:rsidRPr="00261E85">
              <w:rPr>
                <w:sz w:val="22"/>
                <w:szCs w:val="22"/>
              </w:rPr>
              <w:t xml:space="preserve">, Collins and Lazier.  2020.  Chapter 4: Vision.  Pages 90-138. </w:t>
            </w:r>
          </w:p>
          <w:p w14:paraId="2179E40B" w14:textId="62F3032F" w:rsidR="00261E85" w:rsidRPr="00261E85" w:rsidRDefault="00261E85" w:rsidP="00261E85">
            <w:pPr>
              <w:pStyle w:val="ListParagraph"/>
              <w:numPr>
                <w:ilvl w:val="0"/>
                <w:numId w:val="27"/>
              </w:numPr>
            </w:pPr>
            <w:r w:rsidRPr="00261E85">
              <w:rPr>
                <w:sz w:val="22"/>
                <w:szCs w:val="22"/>
              </w:rPr>
              <w:t>Sarason, Y. &amp; Dean, T.J.   2019.  Lost Battles, Trojan Horses, Open Gates, and Wars Won:  A Structuration View of Sustainable Entrepreneurship. Academy of Management Perspectives.  (Pages 469-484 only)</w:t>
            </w:r>
          </w:p>
        </w:tc>
      </w:tr>
      <w:tr w:rsidR="000F4B1F" w:rsidRPr="004D6131" w14:paraId="6E56E28A" w14:textId="77777777" w:rsidTr="00E916ED">
        <w:tc>
          <w:tcPr>
            <w:tcW w:w="517" w:type="dxa"/>
            <w:vMerge/>
            <w:tcBorders>
              <w:top w:val="nil"/>
              <w:left w:val="nil"/>
              <w:bottom w:val="nil"/>
              <w:right w:val="nil"/>
            </w:tcBorders>
            <w:vAlign w:val="center"/>
          </w:tcPr>
          <w:p w14:paraId="772817DC" w14:textId="77777777" w:rsidR="000F4B1F" w:rsidRPr="00803F64" w:rsidRDefault="000F4B1F" w:rsidP="00E916ED"/>
        </w:tc>
        <w:tc>
          <w:tcPr>
            <w:tcW w:w="1526" w:type="dxa"/>
            <w:tcBorders>
              <w:top w:val="nil"/>
              <w:left w:val="nil"/>
              <w:bottom w:val="nil"/>
              <w:right w:val="nil"/>
            </w:tcBorders>
          </w:tcPr>
          <w:p w14:paraId="58285944" w14:textId="77777777" w:rsidR="000F4B1F" w:rsidRPr="004D6131" w:rsidRDefault="000F4B1F" w:rsidP="00E916ED">
            <w:pPr>
              <w:jc w:val="right"/>
              <w:rPr>
                <w:sz w:val="22"/>
                <w:szCs w:val="22"/>
              </w:rPr>
            </w:pPr>
            <w:r>
              <w:rPr>
                <w:b/>
                <w:bCs/>
                <w:sz w:val="22"/>
                <w:szCs w:val="22"/>
              </w:rPr>
              <w:t>In-Class</w:t>
            </w:r>
          </w:p>
        </w:tc>
        <w:tc>
          <w:tcPr>
            <w:tcW w:w="121" w:type="dxa"/>
            <w:tcBorders>
              <w:top w:val="nil"/>
              <w:left w:val="nil"/>
              <w:bottom w:val="nil"/>
              <w:right w:val="nil"/>
            </w:tcBorders>
          </w:tcPr>
          <w:p w14:paraId="1EF579C5" w14:textId="77777777" w:rsidR="000F4B1F" w:rsidRPr="004D6131" w:rsidRDefault="000F4B1F" w:rsidP="00E916ED">
            <w:pPr>
              <w:rPr>
                <w:sz w:val="22"/>
                <w:szCs w:val="22"/>
              </w:rPr>
            </w:pPr>
            <w:r w:rsidRPr="004D6131">
              <w:rPr>
                <w:sz w:val="22"/>
                <w:szCs w:val="22"/>
              </w:rPr>
              <w:t> </w:t>
            </w:r>
          </w:p>
        </w:tc>
        <w:tc>
          <w:tcPr>
            <w:tcW w:w="7781" w:type="dxa"/>
            <w:tcBorders>
              <w:top w:val="nil"/>
              <w:left w:val="nil"/>
              <w:bottom w:val="nil"/>
              <w:right w:val="nil"/>
            </w:tcBorders>
          </w:tcPr>
          <w:p w14:paraId="77C87114" w14:textId="77777777" w:rsidR="0060636F" w:rsidRDefault="0060636F" w:rsidP="0060636F">
            <w:pPr>
              <w:ind w:left="296" w:right="409" w:hanging="270"/>
              <w:rPr>
                <w:sz w:val="22"/>
                <w:szCs w:val="22"/>
              </w:rPr>
            </w:pPr>
            <w:r>
              <w:rPr>
                <w:sz w:val="22"/>
                <w:szCs w:val="22"/>
              </w:rPr>
              <w:t>Exam Preparation</w:t>
            </w:r>
          </w:p>
          <w:p w14:paraId="0FFFF5BF" w14:textId="0E8B8EA9" w:rsidR="000F4B1F" w:rsidRDefault="000F4B1F" w:rsidP="00E916ED">
            <w:pPr>
              <w:ind w:left="296" w:hanging="270"/>
              <w:rPr>
                <w:sz w:val="22"/>
                <w:szCs w:val="22"/>
              </w:rPr>
            </w:pPr>
            <w:r w:rsidRPr="000578C7">
              <w:rPr>
                <w:sz w:val="22"/>
                <w:szCs w:val="22"/>
              </w:rPr>
              <w:t>Practices and Tools</w:t>
            </w:r>
            <w:r>
              <w:rPr>
                <w:sz w:val="22"/>
                <w:szCs w:val="22"/>
              </w:rPr>
              <w:t>:</w:t>
            </w:r>
            <w:r>
              <w:t xml:space="preserve"> Mission to Execution</w:t>
            </w:r>
          </w:p>
          <w:p w14:paraId="6EDEAF53" w14:textId="5453F08B" w:rsidR="000F4B1F" w:rsidRDefault="000F4B1F" w:rsidP="00E916ED">
            <w:pPr>
              <w:ind w:left="296" w:hanging="270"/>
              <w:rPr>
                <w:sz w:val="22"/>
                <w:szCs w:val="22"/>
              </w:rPr>
            </w:pPr>
            <w:r>
              <w:rPr>
                <w:sz w:val="22"/>
                <w:szCs w:val="22"/>
              </w:rPr>
              <w:t xml:space="preserve">B Corps and </w:t>
            </w:r>
            <w:r w:rsidRPr="00FD7648">
              <w:rPr>
                <w:sz w:val="22"/>
                <w:szCs w:val="22"/>
              </w:rPr>
              <w:t>B Impact Assessmen</w:t>
            </w:r>
            <w:r>
              <w:rPr>
                <w:sz w:val="22"/>
                <w:szCs w:val="22"/>
              </w:rPr>
              <w:t>t</w:t>
            </w:r>
          </w:p>
          <w:p w14:paraId="084A4A10" w14:textId="423052F7" w:rsidR="0060636F" w:rsidRDefault="000F4B1F" w:rsidP="0060636F">
            <w:pPr>
              <w:ind w:left="296" w:right="409" w:hanging="270"/>
              <w:rPr>
                <w:sz w:val="22"/>
                <w:szCs w:val="22"/>
              </w:rPr>
            </w:pPr>
            <w:r>
              <w:rPr>
                <w:sz w:val="22"/>
                <w:szCs w:val="22"/>
              </w:rPr>
              <w:t>Overflow</w:t>
            </w:r>
            <w:r w:rsidR="0060636F">
              <w:rPr>
                <w:sz w:val="22"/>
                <w:szCs w:val="22"/>
              </w:rPr>
              <w:t>,</w:t>
            </w:r>
            <w:r w:rsidR="0060636F" w:rsidRPr="004D6131">
              <w:rPr>
                <w:sz w:val="22"/>
                <w:szCs w:val="22"/>
              </w:rPr>
              <w:t xml:space="preserve"> Foundations of Energy</w:t>
            </w:r>
            <w:r w:rsidR="0060636F">
              <w:rPr>
                <w:sz w:val="22"/>
                <w:szCs w:val="22"/>
              </w:rPr>
              <w:t xml:space="preserve"> and Renewables, and/or Guest Speaker</w:t>
            </w:r>
          </w:p>
          <w:p w14:paraId="2743C7DB" w14:textId="5799D8D8" w:rsidR="000F4B1F" w:rsidRPr="000578C7" w:rsidRDefault="000F4B1F" w:rsidP="0060636F">
            <w:pPr>
              <w:ind w:left="296" w:hanging="270"/>
              <w:rPr>
                <w:sz w:val="22"/>
                <w:szCs w:val="22"/>
              </w:rPr>
            </w:pPr>
          </w:p>
        </w:tc>
      </w:tr>
      <w:tr w:rsidR="000F4B1F" w:rsidRPr="004D6131" w14:paraId="5196076E" w14:textId="77777777" w:rsidTr="00E916ED">
        <w:tc>
          <w:tcPr>
            <w:tcW w:w="517" w:type="dxa"/>
            <w:vMerge/>
            <w:tcBorders>
              <w:top w:val="nil"/>
              <w:left w:val="nil"/>
              <w:bottom w:val="nil"/>
              <w:right w:val="nil"/>
            </w:tcBorders>
            <w:vAlign w:val="center"/>
          </w:tcPr>
          <w:p w14:paraId="163DBB00" w14:textId="77777777" w:rsidR="000F4B1F" w:rsidRPr="00803F64" w:rsidRDefault="000F4B1F" w:rsidP="00E916ED"/>
        </w:tc>
        <w:tc>
          <w:tcPr>
            <w:tcW w:w="1526" w:type="dxa"/>
            <w:tcBorders>
              <w:top w:val="nil"/>
              <w:left w:val="nil"/>
              <w:bottom w:val="nil"/>
              <w:right w:val="nil"/>
            </w:tcBorders>
          </w:tcPr>
          <w:p w14:paraId="593BB402" w14:textId="77777777" w:rsidR="000F4B1F" w:rsidRPr="004D6131" w:rsidRDefault="000F4B1F" w:rsidP="00E916ED">
            <w:pPr>
              <w:jc w:val="right"/>
              <w:rPr>
                <w:sz w:val="22"/>
                <w:szCs w:val="22"/>
              </w:rPr>
            </w:pPr>
            <w:r w:rsidRPr="004D6131">
              <w:rPr>
                <w:b/>
                <w:bCs/>
                <w:sz w:val="22"/>
                <w:szCs w:val="22"/>
              </w:rPr>
              <w:t xml:space="preserve">Assignment </w:t>
            </w:r>
          </w:p>
        </w:tc>
        <w:tc>
          <w:tcPr>
            <w:tcW w:w="121" w:type="dxa"/>
            <w:tcBorders>
              <w:top w:val="nil"/>
              <w:left w:val="nil"/>
              <w:bottom w:val="nil"/>
              <w:right w:val="nil"/>
            </w:tcBorders>
          </w:tcPr>
          <w:p w14:paraId="627595BA" w14:textId="77777777" w:rsidR="000F4B1F" w:rsidRPr="004D6131" w:rsidRDefault="000F4B1F" w:rsidP="00E916ED">
            <w:pPr>
              <w:rPr>
                <w:sz w:val="22"/>
                <w:szCs w:val="22"/>
              </w:rPr>
            </w:pPr>
            <w:r w:rsidRPr="004D6131">
              <w:rPr>
                <w:sz w:val="22"/>
                <w:szCs w:val="22"/>
              </w:rPr>
              <w:t> </w:t>
            </w:r>
          </w:p>
        </w:tc>
        <w:tc>
          <w:tcPr>
            <w:tcW w:w="7781" w:type="dxa"/>
            <w:tcBorders>
              <w:top w:val="nil"/>
              <w:left w:val="nil"/>
              <w:bottom w:val="nil"/>
              <w:right w:val="nil"/>
            </w:tcBorders>
          </w:tcPr>
          <w:p w14:paraId="53FDFB14" w14:textId="6FE1CF0B" w:rsidR="00205E6B" w:rsidRPr="0022098C" w:rsidRDefault="00442E91" w:rsidP="005B17B1">
            <w:pPr>
              <w:ind w:left="296" w:hanging="270"/>
              <w:rPr>
                <w:sz w:val="22"/>
                <w:szCs w:val="22"/>
                <w:highlight w:val="yellow"/>
              </w:rPr>
            </w:pPr>
            <w:r>
              <w:rPr>
                <w:sz w:val="22"/>
                <w:szCs w:val="22"/>
              </w:rPr>
              <w:t>Tentative Final Exam Window 10/8-10/10</w:t>
            </w:r>
          </w:p>
        </w:tc>
      </w:tr>
      <w:tr w:rsidR="000F4B1F" w:rsidRPr="00B93CFB" w14:paraId="64F6EFD7" w14:textId="77777777" w:rsidTr="00E916ED">
        <w:tc>
          <w:tcPr>
            <w:tcW w:w="517" w:type="dxa"/>
            <w:vMerge/>
            <w:tcBorders>
              <w:top w:val="nil"/>
              <w:left w:val="nil"/>
              <w:bottom w:val="nil"/>
              <w:right w:val="nil"/>
            </w:tcBorders>
            <w:vAlign w:val="center"/>
          </w:tcPr>
          <w:p w14:paraId="03A7E6A6" w14:textId="77777777" w:rsidR="000F4B1F" w:rsidRPr="00803F64" w:rsidRDefault="000F4B1F" w:rsidP="00E916ED"/>
        </w:tc>
        <w:tc>
          <w:tcPr>
            <w:tcW w:w="1526" w:type="dxa"/>
            <w:tcBorders>
              <w:top w:val="nil"/>
              <w:left w:val="nil"/>
              <w:bottom w:val="nil"/>
              <w:right w:val="nil"/>
            </w:tcBorders>
          </w:tcPr>
          <w:p w14:paraId="5B48200E" w14:textId="77777777" w:rsidR="000F4B1F" w:rsidRPr="004D6131" w:rsidRDefault="000F4B1F" w:rsidP="00E916ED">
            <w:pPr>
              <w:jc w:val="right"/>
              <w:rPr>
                <w:sz w:val="22"/>
                <w:szCs w:val="22"/>
              </w:rPr>
            </w:pPr>
            <w:r w:rsidRPr="004D6131">
              <w:rPr>
                <w:b/>
                <w:bCs/>
                <w:sz w:val="22"/>
                <w:szCs w:val="22"/>
              </w:rPr>
              <w:t>Resources</w:t>
            </w:r>
          </w:p>
        </w:tc>
        <w:tc>
          <w:tcPr>
            <w:tcW w:w="121" w:type="dxa"/>
            <w:tcBorders>
              <w:top w:val="nil"/>
              <w:left w:val="nil"/>
              <w:bottom w:val="nil"/>
              <w:right w:val="nil"/>
            </w:tcBorders>
          </w:tcPr>
          <w:p w14:paraId="7902AA4D" w14:textId="77777777" w:rsidR="000F4B1F" w:rsidRPr="004D6131" w:rsidRDefault="000F4B1F" w:rsidP="00E916ED">
            <w:pPr>
              <w:rPr>
                <w:sz w:val="22"/>
                <w:szCs w:val="22"/>
              </w:rPr>
            </w:pPr>
            <w:r w:rsidRPr="004D6131">
              <w:rPr>
                <w:sz w:val="22"/>
                <w:szCs w:val="22"/>
              </w:rPr>
              <w:t> </w:t>
            </w:r>
          </w:p>
        </w:tc>
        <w:tc>
          <w:tcPr>
            <w:tcW w:w="7781" w:type="dxa"/>
            <w:tcBorders>
              <w:top w:val="nil"/>
              <w:left w:val="nil"/>
              <w:bottom w:val="nil"/>
              <w:right w:val="nil"/>
            </w:tcBorders>
          </w:tcPr>
          <w:p w14:paraId="1EE62251" w14:textId="77777777" w:rsidR="003D1EA8" w:rsidRPr="000F4B1F" w:rsidRDefault="003D1EA8" w:rsidP="003D1EA8">
            <w:pPr>
              <w:rPr>
                <w:rStyle w:val="Hyperlink"/>
                <w:sz w:val="22"/>
                <w:szCs w:val="22"/>
              </w:rPr>
            </w:pPr>
            <w:r w:rsidRPr="009B2547">
              <w:rPr>
                <w:sz w:val="22"/>
                <w:szCs w:val="22"/>
              </w:rPr>
              <w:t xml:space="preserve">Cillian Lohan: the Circular Economy: A Simple Explanation.  </w:t>
            </w:r>
            <w:hyperlink r:id="rId34" w:history="1">
              <w:r w:rsidRPr="000F4B1F">
                <w:rPr>
                  <w:rStyle w:val="Hyperlink"/>
                  <w:sz w:val="22"/>
                  <w:szCs w:val="22"/>
                </w:rPr>
                <w:t>https://www.ted.com/talks/cillian_lohan_the_circular_economy_a_simple_explanation</w:t>
              </w:r>
            </w:hyperlink>
          </w:p>
          <w:p w14:paraId="57D4EC8F" w14:textId="77777777" w:rsidR="000F4B1F" w:rsidRDefault="003D1EA8" w:rsidP="003D1EA8">
            <w:pPr>
              <w:rPr>
                <w:sz w:val="22"/>
                <w:szCs w:val="22"/>
              </w:rPr>
            </w:pPr>
            <w:hyperlink r:id="rId35" w:history="1">
              <w:r w:rsidRPr="00E916ED">
                <w:rPr>
                  <w:rStyle w:val="Hyperlink"/>
                  <w:sz w:val="22"/>
                  <w:szCs w:val="22"/>
                </w:rPr>
                <w:t>https://bcorporation.net/</w:t>
              </w:r>
            </w:hyperlink>
          </w:p>
          <w:p w14:paraId="11872809" w14:textId="0CFD6B0A" w:rsidR="003D1EA8" w:rsidRPr="000578C7" w:rsidRDefault="003D1EA8" w:rsidP="003D1EA8">
            <w:pPr>
              <w:ind w:left="296" w:hanging="270"/>
              <w:rPr>
                <w:sz w:val="22"/>
                <w:szCs w:val="22"/>
              </w:rPr>
            </w:pPr>
            <w:r>
              <w:rPr>
                <w:sz w:val="22"/>
                <w:szCs w:val="22"/>
              </w:rPr>
              <w:t xml:space="preserve">New Belgium </w:t>
            </w:r>
            <w:r w:rsidRPr="000578C7">
              <w:rPr>
                <w:sz w:val="22"/>
                <w:szCs w:val="22"/>
              </w:rPr>
              <w:t>Video</w:t>
            </w:r>
            <w:r>
              <w:rPr>
                <w:sz w:val="22"/>
                <w:szCs w:val="22"/>
              </w:rPr>
              <w:t>s</w:t>
            </w:r>
            <w:r w:rsidRPr="000578C7">
              <w:rPr>
                <w:sz w:val="22"/>
                <w:szCs w:val="22"/>
              </w:rPr>
              <w:t xml:space="preserve">: </w:t>
            </w:r>
          </w:p>
          <w:p w14:paraId="09178DC8" w14:textId="77777777" w:rsidR="003D1EA8" w:rsidRPr="000578C7" w:rsidRDefault="003D1EA8" w:rsidP="003D1EA8">
            <w:pPr>
              <w:ind w:left="296" w:hanging="270"/>
              <w:rPr>
                <w:sz w:val="22"/>
                <w:szCs w:val="22"/>
              </w:rPr>
            </w:pPr>
            <w:hyperlink r:id="rId36" w:history="1">
              <w:r w:rsidRPr="000578C7">
                <w:rPr>
                  <w:rStyle w:val="Hyperlink"/>
                  <w:sz w:val="22"/>
                  <w:szCs w:val="22"/>
                </w:rPr>
                <w:t>https://www.youtube.com/watch?v=tOxhiBD8lSM</w:t>
              </w:r>
            </w:hyperlink>
            <w:r w:rsidRPr="000578C7">
              <w:rPr>
                <w:sz w:val="22"/>
                <w:szCs w:val="22"/>
              </w:rPr>
              <w:t xml:space="preserve"> (2019, 2 min)</w:t>
            </w:r>
          </w:p>
          <w:p w14:paraId="67A6E115" w14:textId="77777777" w:rsidR="003D1EA8" w:rsidRPr="000578C7" w:rsidRDefault="003D1EA8" w:rsidP="003D1EA8">
            <w:pPr>
              <w:ind w:left="296" w:hanging="270"/>
              <w:rPr>
                <w:sz w:val="22"/>
                <w:szCs w:val="22"/>
              </w:rPr>
            </w:pPr>
            <w:hyperlink r:id="rId37" w:history="1">
              <w:r w:rsidRPr="000578C7">
                <w:rPr>
                  <w:rStyle w:val="Hyperlink"/>
                  <w:sz w:val="22"/>
                  <w:szCs w:val="22"/>
                </w:rPr>
                <w:t>https://www.youtube.com/watch?v=byfNiz9OoQk</w:t>
              </w:r>
            </w:hyperlink>
            <w:r w:rsidRPr="000578C7">
              <w:rPr>
                <w:sz w:val="22"/>
                <w:szCs w:val="22"/>
              </w:rPr>
              <w:t xml:space="preserve"> (2013, 2 min)</w:t>
            </w:r>
          </w:p>
          <w:p w14:paraId="0815E203" w14:textId="77777777" w:rsidR="003D1EA8" w:rsidRDefault="003D1EA8" w:rsidP="003D1EA8">
            <w:pPr>
              <w:ind w:left="296" w:hanging="270"/>
              <w:rPr>
                <w:sz w:val="22"/>
                <w:szCs w:val="22"/>
              </w:rPr>
            </w:pPr>
            <w:hyperlink r:id="rId38" w:history="1">
              <w:r w:rsidRPr="000578C7">
                <w:rPr>
                  <w:rStyle w:val="Hyperlink"/>
                  <w:sz w:val="22"/>
                  <w:szCs w:val="22"/>
                </w:rPr>
                <w:t>https://www.youtube.com/watch?v=tP7HoRIVzvY</w:t>
              </w:r>
            </w:hyperlink>
            <w:r w:rsidRPr="000578C7">
              <w:rPr>
                <w:sz w:val="22"/>
                <w:szCs w:val="22"/>
              </w:rPr>
              <w:t xml:space="preserve"> (2017, 4.5 minutes)</w:t>
            </w:r>
          </w:p>
          <w:p w14:paraId="764C376B" w14:textId="7DBF4055" w:rsidR="003D1EA8" w:rsidRPr="009B2547" w:rsidRDefault="003D1EA8" w:rsidP="003D1EA8"/>
        </w:tc>
      </w:tr>
      <w:tr w:rsidR="000F4B1F" w:rsidRPr="0022350A" w14:paraId="75A4774D" w14:textId="77777777" w:rsidTr="00E916ED">
        <w:tc>
          <w:tcPr>
            <w:tcW w:w="517" w:type="dxa"/>
            <w:tcBorders>
              <w:top w:val="nil"/>
              <w:left w:val="nil"/>
              <w:bottom w:val="nil"/>
              <w:right w:val="nil"/>
            </w:tcBorders>
          </w:tcPr>
          <w:p w14:paraId="705C0191" w14:textId="77777777" w:rsidR="000F4B1F" w:rsidRPr="00B93CFB" w:rsidRDefault="000F4B1F" w:rsidP="00E916ED">
            <w:pPr>
              <w:jc w:val="right"/>
            </w:pPr>
            <w:r w:rsidRPr="00B93CFB">
              <w:t> </w:t>
            </w:r>
          </w:p>
        </w:tc>
        <w:tc>
          <w:tcPr>
            <w:tcW w:w="1526" w:type="dxa"/>
            <w:tcBorders>
              <w:top w:val="nil"/>
              <w:left w:val="nil"/>
              <w:bottom w:val="nil"/>
              <w:right w:val="nil"/>
            </w:tcBorders>
          </w:tcPr>
          <w:p w14:paraId="14B4F830" w14:textId="77777777" w:rsidR="000F4B1F" w:rsidRPr="004D6131" w:rsidRDefault="000F4B1F" w:rsidP="00E916ED">
            <w:pPr>
              <w:jc w:val="right"/>
              <w:rPr>
                <w:sz w:val="22"/>
                <w:szCs w:val="22"/>
              </w:rPr>
            </w:pPr>
            <w:r w:rsidRPr="004D6131">
              <w:rPr>
                <w:b/>
                <w:bCs/>
                <w:sz w:val="22"/>
                <w:szCs w:val="22"/>
              </w:rPr>
              <w:t>References</w:t>
            </w:r>
          </w:p>
        </w:tc>
        <w:tc>
          <w:tcPr>
            <w:tcW w:w="121" w:type="dxa"/>
            <w:tcBorders>
              <w:top w:val="nil"/>
              <w:left w:val="nil"/>
              <w:bottom w:val="nil"/>
              <w:right w:val="nil"/>
            </w:tcBorders>
          </w:tcPr>
          <w:p w14:paraId="7DA1FB1D" w14:textId="77777777" w:rsidR="000F4B1F" w:rsidRPr="004D6131" w:rsidRDefault="000F4B1F" w:rsidP="00E916ED">
            <w:pPr>
              <w:rPr>
                <w:sz w:val="22"/>
                <w:szCs w:val="22"/>
              </w:rPr>
            </w:pPr>
            <w:r w:rsidRPr="004D6131">
              <w:rPr>
                <w:sz w:val="22"/>
                <w:szCs w:val="22"/>
              </w:rPr>
              <w:t> </w:t>
            </w:r>
          </w:p>
        </w:tc>
        <w:tc>
          <w:tcPr>
            <w:tcW w:w="7781" w:type="dxa"/>
            <w:tcBorders>
              <w:top w:val="nil"/>
              <w:left w:val="nil"/>
              <w:bottom w:val="nil"/>
              <w:right w:val="nil"/>
            </w:tcBorders>
          </w:tcPr>
          <w:p w14:paraId="4A2B71C8" w14:textId="77777777" w:rsidR="000F4B1F" w:rsidRPr="00B90F6F" w:rsidRDefault="000F4B1F" w:rsidP="00E916ED">
            <w:pPr>
              <w:ind w:left="296" w:hanging="270"/>
              <w:rPr>
                <w:sz w:val="22"/>
                <w:szCs w:val="22"/>
              </w:rPr>
            </w:pPr>
            <w:r w:rsidRPr="00B90F6F">
              <w:rPr>
                <w:sz w:val="22"/>
                <w:szCs w:val="22"/>
              </w:rPr>
              <w:t>Brown, T., Wyatt, J. 2010. Design Thinking for Social Innovation. Stanford Social Innovation Review.</w:t>
            </w:r>
          </w:p>
          <w:p w14:paraId="7FB8F539" w14:textId="77777777" w:rsidR="000F4B1F" w:rsidRPr="0022350A" w:rsidRDefault="000F4B1F" w:rsidP="00E916ED">
            <w:pPr>
              <w:ind w:left="296" w:hanging="270"/>
              <w:rPr>
                <w:sz w:val="22"/>
                <w:szCs w:val="22"/>
              </w:rPr>
            </w:pPr>
            <w:hyperlink r:id="rId39" w:anchor="http://www.ssireview.org/blog/entry/real_world_impact_measurement" w:history="1">
              <w:r w:rsidRPr="00B90F6F">
                <w:rPr>
                  <w:rStyle w:val="Hyperlink"/>
                  <w:sz w:val="22"/>
                  <w:szCs w:val="22"/>
                </w:rPr>
                <w:t>Real World Impact Measurement</w:t>
              </w:r>
            </w:hyperlink>
            <w:r w:rsidRPr="00B90F6F">
              <w:rPr>
                <w:sz w:val="22"/>
                <w:szCs w:val="22"/>
              </w:rPr>
              <w:t>, Stanford Social Innovation Review</w:t>
            </w:r>
          </w:p>
        </w:tc>
      </w:tr>
    </w:tbl>
    <w:p w14:paraId="4CED8DA7" w14:textId="77777777" w:rsidR="00E706DA" w:rsidRDefault="00E706DA" w:rsidP="0022098C">
      <w:pPr>
        <w:rPr>
          <w:i/>
          <w:iCs/>
          <w:sz w:val="28"/>
          <w:szCs w:val="28"/>
        </w:rPr>
      </w:pPr>
    </w:p>
    <w:p w14:paraId="2C1BDFB8" w14:textId="21DF9706" w:rsidR="0022098C" w:rsidRDefault="0022098C" w:rsidP="0022098C">
      <w:pPr>
        <w:rPr>
          <w:i/>
          <w:iCs/>
          <w:sz w:val="28"/>
          <w:szCs w:val="28"/>
        </w:rPr>
      </w:pPr>
      <w:r>
        <w:rPr>
          <w:i/>
          <w:iCs/>
          <w:sz w:val="28"/>
          <w:szCs w:val="28"/>
        </w:rPr>
        <w:t xml:space="preserve">Week </w:t>
      </w:r>
      <w:r w:rsidR="003D1EA8">
        <w:rPr>
          <w:i/>
          <w:iCs/>
          <w:sz w:val="28"/>
          <w:szCs w:val="28"/>
        </w:rPr>
        <w:t>8</w:t>
      </w:r>
      <w:r>
        <w:rPr>
          <w:i/>
          <w:iCs/>
          <w:sz w:val="28"/>
          <w:szCs w:val="28"/>
        </w:rPr>
        <w:t>: 10/</w:t>
      </w:r>
      <w:r w:rsidR="003D1EA8">
        <w:rPr>
          <w:i/>
          <w:iCs/>
          <w:sz w:val="28"/>
          <w:szCs w:val="28"/>
        </w:rPr>
        <w:t>13</w:t>
      </w:r>
      <w:r>
        <w:rPr>
          <w:i/>
          <w:iCs/>
          <w:sz w:val="28"/>
          <w:szCs w:val="28"/>
        </w:rPr>
        <w:t>, 10/</w:t>
      </w:r>
      <w:r w:rsidR="003D1EA8">
        <w:rPr>
          <w:i/>
          <w:iCs/>
          <w:sz w:val="28"/>
          <w:szCs w:val="28"/>
        </w:rPr>
        <w:t>15</w:t>
      </w:r>
    </w:p>
    <w:p w14:paraId="6556EB55" w14:textId="77777777" w:rsidR="0060636F" w:rsidRDefault="0060636F" w:rsidP="0060636F">
      <w:pPr>
        <w:rPr>
          <w:i/>
          <w:iCs/>
          <w:sz w:val="28"/>
          <w:szCs w:val="28"/>
        </w:rPr>
      </w:pPr>
      <w:r>
        <w:rPr>
          <w:i/>
          <w:iCs/>
          <w:sz w:val="28"/>
          <w:szCs w:val="28"/>
        </w:rPr>
        <w:t>Overflow, Foundations of Energy, and/or Guest Speaker</w:t>
      </w:r>
    </w:p>
    <w:p w14:paraId="7443F8B2" w14:textId="44E94BD2" w:rsidR="00140A8B" w:rsidRPr="00791348" w:rsidRDefault="00FA0335" w:rsidP="00140A8B">
      <w:pPr>
        <w:pStyle w:val="NormalWeb"/>
        <w:spacing w:before="0" w:beforeAutospacing="0" w:after="0" w:afterAutospacing="0"/>
        <w:rPr>
          <w:i/>
          <w:iCs/>
          <w:sz w:val="28"/>
          <w:szCs w:val="28"/>
        </w:rPr>
      </w:pPr>
      <w:r>
        <w:rPr>
          <w:i/>
          <w:iCs/>
          <w:sz w:val="28"/>
          <w:szCs w:val="28"/>
        </w:rPr>
        <w:t>Course Wrap-up</w:t>
      </w:r>
    </w:p>
    <w:tbl>
      <w:tblPr>
        <w:tblW w:w="10353" w:type="dxa"/>
        <w:tblLayout w:type="fixed"/>
        <w:tblCellMar>
          <w:left w:w="0" w:type="dxa"/>
          <w:right w:w="0" w:type="dxa"/>
        </w:tblCellMar>
        <w:tblLook w:val="0000" w:firstRow="0" w:lastRow="0" w:firstColumn="0" w:lastColumn="0" w:noHBand="0" w:noVBand="0"/>
      </w:tblPr>
      <w:tblGrid>
        <w:gridCol w:w="360"/>
        <w:gridCol w:w="1170"/>
        <w:gridCol w:w="90"/>
        <w:gridCol w:w="8733"/>
      </w:tblGrid>
      <w:tr w:rsidR="00140A8B" w:rsidRPr="00803F64" w14:paraId="76F90C61" w14:textId="77777777" w:rsidTr="007617A0">
        <w:tc>
          <w:tcPr>
            <w:tcW w:w="10353" w:type="dxa"/>
            <w:gridSpan w:val="4"/>
            <w:tcBorders>
              <w:top w:val="nil"/>
              <w:left w:val="nil"/>
              <w:bottom w:val="nil"/>
              <w:right w:val="nil"/>
            </w:tcBorders>
          </w:tcPr>
          <w:p w14:paraId="0C0A01F0" w14:textId="5CCD692C" w:rsidR="00140A8B" w:rsidRPr="00FF3C7B" w:rsidRDefault="00DC7476" w:rsidP="00FF3C7B">
            <w:pPr>
              <w:pStyle w:val="NormalWeb"/>
              <w:numPr>
                <w:ilvl w:val="0"/>
                <w:numId w:val="3"/>
              </w:numPr>
              <w:spacing w:before="0" w:beforeAutospacing="0" w:after="0" w:afterAutospacing="0"/>
              <w:rPr>
                <w:i/>
                <w:iCs/>
                <w:szCs w:val="28"/>
              </w:rPr>
            </w:pPr>
            <w:r>
              <w:rPr>
                <w:sz w:val="22"/>
                <w:szCs w:val="22"/>
              </w:rPr>
              <w:t>Learn from student presentations about impact sectors and companies</w:t>
            </w:r>
          </w:p>
        </w:tc>
      </w:tr>
      <w:tr w:rsidR="00140A8B" w:rsidRPr="00803F64" w14:paraId="2E39018F" w14:textId="77777777" w:rsidTr="007617A0">
        <w:tc>
          <w:tcPr>
            <w:tcW w:w="360" w:type="dxa"/>
            <w:vMerge w:val="restart"/>
            <w:tcBorders>
              <w:top w:val="nil"/>
              <w:left w:val="nil"/>
              <w:bottom w:val="nil"/>
              <w:right w:val="nil"/>
            </w:tcBorders>
          </w:tcPr>
          <w:p w14:paraId="4B5CEE48" w14:textId="77777777" w:rsidR="00140A8B" w:rsidRPr="004D6131" w:rsidRDefault="00140A8B" w:rsidP="007617A0">
            <w:pPr>
              <w:rPr>
                <w:sz w:val="22"/>
                <w:szCs w:val="22"/>
              </w:rPr>
            </w:pPr>
          </w:p>
        </w:tc>
        <w:tc>
          <w:tcPr>
            <w:tcW w:w="1170" w:type="dxa"/>
            <w:tcBorders>
              <w:top w:val="nil"/>
              <w:left w:val="nil"/>
              <w:bottom w:val="nil"/>
              <w:right w:val="nil"/>
            </w:tcBorders>
          </w:tcPr>
          <w:p w14:paraId="472E2289" w14:textId="77777777" w:rsidR="00140A8B" w:rsidRPr="005C56D2" w:rsidRDefault="00140A8B" w:rsidP="007617A0">
            <w:pPr>
              <w:jc w:val="right"/>
              <w:rPr>
                <w:sz w:val="22"/>
                <w:szCs w:val="22"/>
              </w:rPr>
            </w:pPr>
            <w:r w:rsidRPr="005C56D2">
              <w:rPr>
                <w:b/>
                <w:bCs/>
                <w:sz w:val="22"/>
                <w:szCs w:val="22"/>
              </w:rPr>
              <w:t>Preparation</w:t>
            </w:r>
            <w:r w:rsidRPr="005C56D2">
              <w:rPr>
                <w:sz w:val="22"/>
                <w:szCs w:val="22"/>
              </w:rPr>
              <w:t xml:space="preserve"> </w:t>
            </w:r>
          </w:p>
        </w:tc>
        <w:tc>
          <w:tcPr>
            <w:tcW w:w="90" w:type="dxa"/>
            <w:tcBorders>
              <w:top w:val="nil"/>
              <w:left w:val="nil"/>
              <w:bottom w:val="nil"/>
              <w:right w:val="nil"/>
            </w:tcBorders>
          </w:tcPr>
          <w:p w14:paraId="4FEFCE91" w14:textId="77777777" w:rsidR="00140A8B" w:rsidRPr="005C56D2" w:rsidRDefault="00140A8B" w:rsidP="007617A0">
            <w:pPr>
              <w:rPr>
                <w:sz w:val="22"/>
                <w:szCs w:val="22"/>
              </w:rPr>
            </w:pPr>
            <w:r w:rsidRPr="005C56D2">
              <w:rPr>
                <w:sz w:val="22"/>
                <w:szCs w:val="22"/>
              </w:rPr>
              <w:t> </w:t>
            </w:r>
          </w:p>
        </w:tc>
        <w:tc>
          <w:tcPr>
            <w:tcW w:w="8733" w:type="dxa"/>
            <w:tcBorders>
              <w:top w:val="nil"/>
              <w:left w:val="nil"/>
              <w:bottom w:val="nil"/>
              <w:right w:val="nil"/>
            </w:tcBorders>
          </w:tcPr>
          <w:p w14:paraId="4488E31F" w14:textId="77777777" w:rsidR="00711BC5" w:rsidRDefault="00E00525" w:rsidP="008F7604">
            <w:pPr>
              <w:rPr>
                <w:sz w:val="22"/>
              </w:rPr>
            </w:pPr>
            <w:r w:rsidRPr="001E6B17">
              <w:rPr>
                <w:i/>
                <w:iCs/>
                <w:sz w:val="22"/>
              </w:rPr>
              <w:t>Climate Change: Simple, Serious and Solvable.</w:t>
            </w:r>
            <w:r w:rsidRPr="00711BC5">
              <w:rPr>
                <w:sz w:val="22"/>
              </w:rPr>
              <w:t xml:space="preserve">  Video by Scott Denning on Canvas.</w:t>
            </w:r>
          </w:p>
          <w:p w14:paraId="41E90192" w14:textId="39F65765" w:rsidR="00423E69" w:rsidRPr="00423E69" w:rsidRDefault="00423E69" w:rsidP="00423E69">
            <w:pPr>
              <w:rPr>
                <w:bCs/>
                <w:sz w:val="22"/>
                <w:szCs w:val="22"/>
              </w:rPr>
            </w:pPr>
            <w:r w:rsidRPr="00711BC5">
              <w:rPr>
                <w:bCs/>
                <w:sz w:val="22"/>
              </w:rPr>
              <w:t xml:space="preserve">The Economist.  2020.  </w:t>
            </w:r>
            <w:r w:rsidRPr="001E6B17">
              <w:rPr>
                <w:bCs/>
                <w:i/>
                <w:iCs/>
                <w:sz w:val="22"/>
              </w:rPr>
              <w:t xml:space="preserve">Not So Slow Burn: </w:t>
            </w:r>
            <w:r w:rsidRPr="00711BC5">
              <w:rPr>
                <w:bCs/>
                <w:i/>
                <w:iCs/>
                <w:sz w:val="22"/>
              </w:rPr>
              <w:t>The World’s Energy System Must Be Completely Transformed</w:t>
            </w:r>
            <w:r w:rsidRPr="00711BC5">
              <w:rPr>
                <w:bCs/>
                <w:sz w:val="22"/>
              </w:rPr>
              <w:t>.  May 23</w:t>
            </w:r>
            <w:r w:rsidRPr="00711BC5">
              <w:rPr>
                <w:bCs/>
                <w:sz w:val="22"/>
                <w:vertAlign w:val="superscript"/>
              </w:rPr>
              <w:t>rd</w:t>
            </w:r>
            <w:r w:rsidRPr="00711BC5">
              <w:rPr>
                <w:bCs/>
                <w:sz w:val="22"/>
              </w:rPr>
              <w:t>. (pp.1-8)</w:t>
            </w:r>
          </w:p>
          <w:p w14:paraId="192B53C2" w14:textId="2F32F434" w:rsidR="006D75F7" w:rsidRPr="00261E85" w:rsidRDefault="006D75F7" w:rsidP="00261E85">
            <w:pPr>
              <w:ind w:right="409"/>
              <w:rPr>
                <w:sz w:val="22"/>
                <w:highlight w:val="yellow"/>
              </w:rPr>
            </w:pPr>
            <w:r w:rsidRPr="00261E85">
              <w:rPr>
                <w:sz w:val="22"/>
              </w:rPr>
              <w:t xml:space="preserve">Bloomberg NEF.  2026. New Energy Outlook 2026 Executive Summary.  1-15.  May 19.  </w:t>
            </w:r>
          </w:p>
        </w:tc>
      </w:tr>
      <w:tr w:rsidR="00140A8B" w:rsidRPr="00803F64" w14:paraId="55072EB3" w14:textId="77777777" w:rsidTr="008F7604">
        <w:trPr>
          <w:trHeight w:val="846"/>
        </w:trPr>
        <w:tc>
          <w:tcPr>
            <w:tcW w:w="360" w:type="dxa"/>
            <w:vMerge/>
            <w:tcBorders>
              <w:top w:val="nil"/>
              <w:left w:val="nil"/>
              <w:bottom w:val="nil"/>
              <w:right w:val="nil"/>
            </w:tcBorders>
            <w:vAlign w:val="center"/>
          </w:tcPr>
          <w:p w14:paraId="5BFD9ABF" w14:textId="77777777" w:rsidR="00140A8B" w:rsidRPr="004D6131" w:rsidRDefault="00140A8B" w:rsidP="007617A0">
            <w:pPr>
              <w:rPr>
                <w:sz w:val="22"/>
                <w:szCs w:val="22"/>
              </w:rPr>
            </w:pPr>
          </w:p>
        </w:tc>
        <w:tc>
          <w:tcPr>
            <w:tcW w:w="1170" w:type="dxa"/>
            <w:tcBorders>
              <w:top w:val="nil"/>
              <w:left w:val="nil"/>
              <w:bottom w:val="nil"/>
              <w:right w:val="nil"/>
            </w:tcBorders>
          </w:tcPr>
          <w:p w14:paraId="2B267C63" w14:textId="77777777" w:rsidR="00140A8B" w:rsidRPr="004D6131" w:rsidRDefault="00140A8B" w:rsidP="007617A0">
            <w:pPr>
              <w:jc w:val="right"/>
              <w:rPr>
                <w:sz w:val="22"/>
                <w:szCs w:val="22"/>
              </w:rPr>
            </w:pPr>
            <w:r>
              <w:rPr>
                <w:b/>
                <w:bCs/>
                <w:sz w:val="22"/>
                <w:szCs w:val="22"/>
              </w:rPr>
              <w:t>In-Class</w:t>
            </w:r>
          </w:p>
        </w:tc>
        <w:tc>
          <w:tcPr>
            <w:tcW w:w="90" w:type="dxa"/>
            <w:tcBorders>
              <w:top w:val="nil"/>
              <w:left w:val="nil"/>
              <w:bottom w:val="nil"/>
              <w:right w:val="nil"/>
            </w:tcBorders>
          </w:tcPr>
          <w:p w14:paraId="7E7EA41F" w14:textId="77777777" w:rsidR="00140A8B" w:rsidRPr="004D6131" w:rsidRDefault="00140A8B" w:rsidP="007617A0">
            <w:pPr>
              <w:rPr>
                <w:sz w:val="22"/>
                <w:szCs w:val="22"/>
              </w:rPr>
            </w:pPr>
            <w:r w:rsidRPr="004D6131">
              <w:rPr>
                <w:sz w:val="22"/>
                <w:szCs w:val="22"/>
              </w:rPr>
              <w:t> </w:t>
            </w:r>
          </w:p>
        </w:tc>
        <w:tc>
          <w:tcPr>
            <w:tcW w:w="8733" w:type="dxa"/>
            <w:tcBorders>
              <w:top w:val="nil"/>
              <w:left w:val="nil"/>
              <w:bottom w:val="nil"/>
              <w:right w:val="nil"/>
            </w:tcBorders>
          </w:tcPr>
          <w:p w14:paraId="24952941" w14:textId="77777777" w:rsidR="0060636F" w:rsidRDefault="0060636F" w:rsidP="0060636F">
            <w:pPr>
              <w:ind w:left="296" w:right="409" w:hanging="270"/>
              <w:rPr>
                <w:sz w:val="22"/>
                <w:szCs w:val="22"/>
              </w:rPr>
            </w:pPr>
            <w:r>
              <w:rPr>
                <w:sz w:val="22"/>
                <w:szCs w:val="22"/>
              </w:rPr>
              <w:t>Overflow,</w:t>
            </w:r>
            <w:r w:rsidRPr="004D6131">
              <w:rPr>
                <w:sz w:val="22"/>
                <w:szCs w:val="22"/>
              </w:rPr>
              <w:t xml:space="preserve"> Foundations of Energy</w:t>
            </w:r>
            <w:r>
              <w:rPr>
                <w:sz w:val="22"/>
                <w:szCs w:val="22"/>
              </w:rPr>
              <w:t xml:space="preserve"> and Renewables, and/or Guest Speaker</w:t>
            </w:r>
          </w:p>
          <w:p w14:paraId="13739AD2" w14:textId="62733F7E" w:rsidR="00140A8B" w:rsidRPr="0022098C" w:rsidRDefault="003D1EA8" w:rsidP="003D1EA8">
            <w:pPr>
              <w:ind w:left="296" w:right="409" w:hanging="270"/>
              <w:rPr>
                <w:sz w:val="22"/>
                <w:szCs w:val="22"/>
              </w:rPr>
            </w:pPr>
            <w:r>
              <w:rPr>
                <w:sz w:val="22"/>
                <w:szCs w:val="22"/>
              </w:rPr>
              <w:t>Wrap-Up and Takeaways</w:t>
            </w:r>
            <w:r w:rsidDel="003D1EA8">
              <w:rPr>
                <w:sz w:val="22"/>
                <w:szCs w:val="22"/>
              </w:rPr>
              <w:t xml:space="preserve"> </w:t>
            </w:r>
          </w:p>
        </w:tc>
      </w:tr>
      <w:tr w:rsidR="00140A8B" w:rsidRPr="00803F64" w14:paraId="384D8450" w14:textId="77777777" w:rsidTr="007617A0">
        <w:tc>
          <w:tcPr>
            <w:tcW w:w="360" w:type="dxa"/>
            <w:vMerge/>
            <w:tcBorders>
              <w:top w:val="nil"/>
              <w:left w:val="nil"/>
              <w:bottom w:val="nil"/>
              <w:right w:val="nil"/>
            </w:tcBorders>
            <w:vAlign w:val="center"/>
          </w:tcPr>
          <w:p w14:paraId="0F975CA7" w14:textId="77777777" w:rsidR="00140A8B" w:rsidRPr="004D6131" w:rsidRDefault="00140A8B" w:rsidP="007617A0">
            <w:pPr>
              <w:rPr>
                <w:sz w:val="22"/>
                <w:szCs w:val="22"/>
              </w:rPr>
            </w:pPr>
          </w:p>
        </w:tc>
        <w:tc>
          <w:tcPr>
            <w:tcW w:w="1170" w:type="dxa"/>
            <w:tcBorders>
              <w:top w:val="nil"/>
              <w:left w:val="nil"/>
              <w:bottom w:val="nil"/>
              <w:right w:val="nil"/>
            </w:tcBorders>
          </w:tcPr>
          <w:p w14:paraId="3CCA1B0E" w14:textId="77777777" w:rsidR="00140A8B" w:rsidRPr="004D6131" w:rsidRDefault="00140A8B" w:rsidP="007617A0">
            <w:pPr>
              <w:jc w:val="right"/>
              <w:rPr>
                <w:sz w:val="22"/>
                <w:szCs w:val="22"/>
              </w:rPr>
            </w:pPr>
            <w:r w:rsidRPr="004D6131">
              <w:rPr>
                <w:b/>
                <w:bCs/>
                <w:sz w:val="22"/>
                <w:szCs w:val="22"/>
              </w:rPr>
              <w:t xml:space="preserve">Assignment </w:t>
            </w:r>
          </w:p>
        </w:tc>
        <w:tc>
          <w:tcPr>
            <w:tcW w:w="90" w:type="dxa"/>
            <w:tcBorders>
              <w:top w:val="nil"/>
              <w:left w:val="nil"/>
              <w:bottom w:val="nil"/>
              <w:right w:val="nil"/>
            </w:tcBorders>
          </w:tcPr>
          <w:p w14:paraId="307CBE41" w14:textId="77777777" w:rsidR="00140A8B" w:rsidRPr="004D6131" w:rsidRDefault="00140A8B" w:rsidP="007617A0">
            <w:pPr>
              <w:rPr>
                <w:sz w:val="22"/>
                <w:szCs w:val="22"/>
              </w:rPr>
            </w:pPr>
            <w:r w:rsidRPr="004D6131">
              <w:rPr>
                <w:sz w:val="22"/>
                <w:szCs w:val="22"/>
              </w:rPr>
              <w:t> </w:t>
            </w:r>
          </w:p>
        </w:tc>
        <w:tc>
          <w:tcPr>
            <w:tcW w:w="8733" w:type="dxa"/>
            <w:tcBorders>
              <w:top w:val="nil"/>
              <w:left w:val="nil"/>
              <w:bottom w:val="nil"/>
              <w:right w:val="nil"/>
            </w:tcBorders>
          </w:tcPr>
          <w:p w14:paraId="02847672" w14:textId="71964191" w:rsidR="007D43B2" w:rsidRDefault="007D43B2" w:rsidP="007617A0">
            <w:pPr>
              <w:ind w:right="409"/>
              <w:rPr>
                <w:sz w:val="22"/>
                <w:szCs w:val="22"/>
              </w:rPr>
            </w:pPr>
            <w:r>
              <w:rPr>
                <w:sz w:val="22"/>
                <w:szCs w:val="22"/>
              </w:rPr>
              <w:t xml:space="preserve">Final </w:t>
            </w:r>
            <w:proofErr w:type="gramStart"/>
            <w:r>
              <w:rPr>
                <w:sz w:val="22"/>
                <w:szCs w:val="22"/>
              </w:rPr>
              <w:t>Take-Aways</w:t>
            </w:r>
            <w:proofErr w:type="gramEnd"/>
            <w:r>
              <w:rPr>
                <w:sz w:val="22"/>
                <w:szCs w:val="22"/>
              </w:rPr>
              <w:t xml:space="preserve"> and Application Reports Due 10/14 (Online Students Only)</w:t>
            </w:r>
          </w:p>
          <w:p w14:paraId="130DF53C" w14:textId="399225CE" w:rsidR="007D43B2" w:rsidRDefault="007D43B2" w:rsidP="007617A0">
            <w:pPr>
              <w:ind w:right="409"/>
              <w:rPr>
                <w:sz w:val="22"/>
                <w:szCs w:val="22"/>
              </w:rPr>
            </w:pPr>
            <w:r>
              <w:rPr>
                <w:sz w:val="22"/>
                <w:szCs w:val="22"/>
              </w:rPr>
              <w:t>Project Reports Due 10/16</w:t>
            </w:r>
          </w:p>
          <w:p w14:paraId="44DD46A0" w14:textId="2C5E5E79" w:rsidR="00122E99" w:rsidRDefault="00122E99" w:rsidP="007617A0">
            <w:pPr>
              <w:ind w:right="409"/>
              <w:rPr>
                <w:sz w:val="22"/>
                <w:szCs w:val="22"/>
              </w:rPr>
            </w:pPr>
            <w:r w:rsidRPr="007D43B2">
              <w:rPr>
                <w:sz w:val="22"/>
                <w:szCs w:val="22"/>
              </w:rPr>
              <w:t>Peer Evaluations Due (10/1</w:t>
            </w:r>
            <w:r w:rsidR="007D43B2" w:rsidRPr="0068549E">
              <w:rPr>
                <w:sz w:val="22"/>
                <w:szCs w:val="22"/>
              </w:rPr>
              <w:t>6</w:t>
            </w:r>
            <w:r w:rsidRPr="007D43B2">
              <w:rPr>
                <w:sz w:val="22"/>
                <w:szCs w:val="22"/>
              </w:rPr>
              <w:t>)</w:t>
            </w:r>
          </w:p>
          <w:p w14:paraId="3C9B991B" w14:textId="1DEBED11" w:rsidR="00391A86" w:rsidRPr="00B12FEB" w:rsidRDefault="00391A86" w:rsidP="007617A0">
            <w:pPr>
              <w:ind w:right="409"/>
              <w:rPr>
                <w:sz w:val="22"/>
                <w:szCs w:val="22"/>
              </w:rPr>
            </w:pPr>
          </w:p>
        </w:tc>
      </w:tr>
      <w:tr w:rsidR="00140A8B" w:rsidRPr="00803F64" w14:paraId="3BE92F03" w14:textId="77777777" w:rsidTr="007617A0">
        <w:tc>
          <w:tcPr>
            <w:tcW w:w="360" w:type="dxa"/>
            <w:vMerge/>
            <w:tcBorders>
              <w:top w:val="nil"/>
              <w:left w:val="nil"/>
              <w:bottom w:val="nil"/>
              <w:right w:val="nil"/>
            </w:tcBorders>
            <w:vAlign w:val="center"/>
          </w:tcPr>
          <w:p w14:paraId="10D9D34C" w14:textId="77777777" w:rsidR="00140A8B" w:rsidRPr="004D6131" w:rsidRDefault="00140A8B" w:rsidP="007617A0">
            <w:pPr>
              <w:rPr>
                <w:sz w:val="22"/>
                <w:szCs w:val="22"/>
              </w:rPr>
            </w:pPr>
          </w:p>
        </w:tc>
        <w:tc>
          <w:tcPr>
            <w:tcW w:w="1170" w:type="dxa"/>
            <w:tcBorders>
              <w:top w:val="nil"/>
              <w:left w:val="nil"/>
              <w:bottom w:val="nil"/>
              <w:right w:val="nil"/>
            </w:tcBorders>
          </w:tcPr>
          <w:p w14:paraId="0F8BC31C" w14:textId="77777777" w:rsidR="00140A8B" w:rsidRPr="004D6131" w:rsidRDefault="00140A8B" w:rsidP="007617A0">
            <w:pPr>
              <w:jc w:val="right"/>
              <w:rPr>
                <w:sz w:val="22"/>
                <w:szCs w:val="22"/>
              </w:rPr>
            </w:pPr>
            <w:r w:rsidRPr="004D6131">
              <w:rPr>
                <w:b/>
                <w:bCs/>
                <w:sz w:val="22"/>
                <w:szCs w:val="22"/>
              </w:rPr>
              <w:t>Resources</w:t>
            </w:r>
          </w:p>
        </w:tc>
        <w:tc>
          <w:tcPr>
            <w:tcW w:w="90" w:type="dxa"/>
            <w:tcBorders>
              <w:top w:val="nil"/>
              <w:left w:val="nil"/>
              <w:bottom w:val="nil"/>
              <w:right w:val="nil"/>
            </w:tcBorders>
          </w:tcPr>
          <w:p w14:paraId="7FC8BAFF" w14:textId="77777777" w:rsidR="00140A8B" w:rsidRPr="004D6131" w:rsidRDefault="00140A8B" w:rsidP="007617A0">
            <w:pPr>
              <w:rPr>
                <w:sz w:val="22"/>
                <w:szCs w:val="22"/>
              </w:rPr>
            </w:pPr>
            <w:r w:rsidRPr="004D6131">
              <w:rPr>
                <w:sz w:val="22"/>
                <w:szCs w:val="22"/>
              </w:rPr>
              <w:t> </w:t>
            </w:r>
          </w:p>
        </w:tc>
        <w:tc>
          <w:tcPr>
            <w:tcW w:w="8733" w:type="dxa"/>
            <w:tcBorders>
              <w:top w:val="nil"/>
              <w:left w:val="nil"/>
              <w:bottom w:val="nil"/>
              <w:right w:val="nil"/>
            </w:tcBorders>
          </w:tcPr>
          <w:p w14:paraId="52BAC0D2" w14:textId="77777777" w:rsidR="00140A8B" w:rsidRPr="004D6131" w:rsidRDefault="00140A8B" w:rsidP="007617A0">
            <w:pPr>
              <w:ind w:left="296" w:right="815" w:hanging="270"/>
              <w:rPr>
                <w:sz w:val="22"/>
                <w:szCs w:val="22"/>
              </w:rPr>
            </w:pPr>
            <w:hyperlink r:id="rId40" w:history="1">
              <w:r w:rsidRPr="004D5ECB">
                <w:rPr>
                  <w:rStyle w:val="Hyperlink"/>
                  <w:sz w:val="22"/>
                  <w:szCs w:val="22"/>
                </w:rPr>
                <w:t>www.eia.doe.gov/</w:t>
              </w:r>
            </w:hyperlink>
            <w:r w:rsidRPr="004D6131">
              <w:rPr>
                <w:sz w:val="22"/>
                <w:szCs w:val="22"/>
              </w:rPr>
              <w:t xml:space="preserve"> - DOE Energy Information agency</w:t>
            </w:r>
          </w:p>
          <w:p w14:paraId="61841F9D" w14:textId="77777777" w:rsidR="00140A8B" w:rsidRPr="00B81151" w:rsidRDefault="00140A8B" w:rsidP="007617A0">
            <w:pPr>
              <w:ind w:right="409"/>
              <w:rPr>
                <w:sz w:val="22"/>
                <w:szCs w:val="22"/>
              </w:rPr>
            </w:pPr>
            <w:hyperlink r:id="rId41" w:history="1">
              <w:r w:rsidRPr="00B93CFB">
                <w:rPr>
                  <w:rStyle w:val="Hyperlink"/>
                  <w:sz w:val="22"/>
                  <w:szCs w:val="22"/>
                </w:rPr>
                <w:t>www.nrel.gov/</w:t>
              </w:r>
            </w:hyperlink>
            <w:r>
              <w:rPr>
                <w:rFonts w:ascii="Arial" w:hAnsi="Arial" w:cs="Arial"/>
                <w:color w:val="008000"/>
                <w:sz w:val="20"/>
                <w:szCs w:val="20"/>
              </w:rPr>
              <w:t xml:space="preserve"> </w:t>
            </w:r>
            <w:r w:rsidRPr="00B93CFB">
              <w:rPr>
                <w:sz w:val="22"/>
                <w:szCs w:val="22"/>
              </w:rPr>
              <w:t>- NREL</w:t>
            </w:r>
            <w:r>
              <w:rPr>
                <w:sz w:val="22"/>
                <w:szCs w:val="22"/>
              </w:rPr>
              <w:t xml:space="preserve">, </w:t>
            </w:r>
            <w:r>
              <w:rPr>
                <w:color w:val="000000"/>
                <w:sz w:val="22"/>
              </w:rPr>
              <w:t xml:space="preserve">NREL Industry Growth Forum.  </w:t>
            </w:r>
          </w:p>
          <w:p w14:paraId="24BDB662" w14:textId="77777777" w:rsidR="00140A8B" w:rsidRPr="004D6131" w:rsidRDefault="00140A8B" w:rsidP="007617A0">
            <w:pPr>
              <w:ind w:right="409"/>
              <w:rPr>
                <w:sz w:val="22"/>
                <w:szCs w:val="22"/>
              </w:rPr>
            </w:pPr>
            <w:hyperlink r:id="rId42" w:history="1">
              <w:r w:rsidRPr="004D5ECB">
                <w:rPr>
                  <w:rStyle w:val="Hyperlink"/>
                  <w:sz w:val="22"/>
                  <w:szCs w:val="22"/>
                </w:rPr>
                <w:t>www.seia.org/</w:t>
              </w:r>
            </w:hyperlink>
            <w:r w:rsidRPr="004D6131">
              <w:rPr>
                <w:sz w:val="22"/>
                <w:szCs w:val="22"/>
              </w:rPr>
              <w:t xml:space="preserve"> - Solar Industry Association</w:t>
            </w:r>
          </w:p>
          <w:p w14:paraId="1D0A9A1B" w14:textId="77777777" w:rsidR="00140A8B" w:rsidRPr="004D6131" w:rsidRDefault="00140A8B" w:rsidP="007617A0">
            <w:pPr>
              <w:ind w:right="409"/>
              <w:rPr>
                <w:sz w:val="22"/>
                <w:szCs w:val="22"/>
              </w:rPr>
            </w:pPr>
            <w:hyperlink r:id="rId43" w:history="1">
              <w:r w:rsidRPr="004D5ECB">
                <w:rPr>
                  <w:rStyle w:val="Hyperlink"/>
                  <w:sz w:val="22"/>
                  <w:szCs w:val="22"/>
                </w:rPr>
                <w:t>www.ases.org/</w:t>
              </w:r>
            </w:hyperlink>
            <w:r w:rsidRPr="004D6131">
              <w:rPr>
                <w:sz w:val="22"/>
                <w:szCs w:val="22"/>
              </w:rPr>
              <w:t xml:space="preserve"> -American Solar Energy Society</w:t>
            </w:r>
          </w:p>
          <w:p w14:paraId="3AC6C2BE" w14:textId="77777777" w:rsidR="00140A8B" w:rsidRPr="004D6131" w:rsidRDefault="00140A8B" w:rsidP="007617A0">
            <w:pPr>
              <w:ind w:left="296" w:right="409" w:hanging="270"/>
              <w:rPr>
                <w:sz w:val="22"/>
                <w:szCs w:val="22"/>
              </w:rPr>
            </w:pPr>
            <w:hyperlink r:id="rId44" w:history="1">
              <w:r w:rsidRPr="004D6131">
                <w:rPr>
                  <w:rStyle w:val="Hyperlink"/>
                  <w:sz w:val="22"/>
                  <w:szCs w:val="22"/>
                </w:rPr>
                <w:t>www.windpoweronline.com</w:t>
              </w:r>
            </w:hyperlink>
            <w:r w:rsidRPr="004D6131">
              <w:rPr>
                <w:sz w:val="22"/>
                <w:szCs w:val="22"/>
              </w:rPr>
              <w:t xml:space="preserve"> International investment clearinghouse</w:t>
            </w:r>
          </w:p>
          <w:p w14:paraId="7629D10E" w14:textId="77777777" w:rsidR="00140A8B" w:rsidRDefault="00140A8B" w:rsidP="007617A0">
            <w:pPr>
              <w:tabs>
                <w:tab w:val="left" w:pos="80"/>
                <w:tab w:val="left" w:pos="520"/>
                <w:tab w:val="left" w:pos="620"/>
                <w:tab w:val="left" w:pos="900"/>
                <w:tab w:val="left" w:pos="1520"/>
                <w:tab w:val="left" w:pos="1700"/>
                <w:tab w:val="left" w:pos="1880"/>
                <w:tab w:val="left" w:pos="2420"/>
                <w:tab w:val="left" w:pos="4680"/>
                <w:tab w:val="left" w:pos="6980"/>
                <w:tab w:val="left" w:pos="7020"/>
                <w:tab w:val="left" w:pos="9260"/>
              </w:tabs>
              <w:spacing w:line="280" w:lineRule="atLeast"/>
              <w:ind w:right="409"/>
              <w:rPr>
                <w:rStyle w:val="Hyperlink"/>
                <w:sz w:val="22"/>
                <w:szCs w:val="22"/>
              </w:rPr>
            </w:pPr>
            <w:hyperlink r:id="rId45" w:history="1">
              <w:r w:rsidRPr="004D6131">
                <w:rPr>
                  <w:rStyle w:val="Hyperlink"/>
                  <w:sz w:val="22"/>
                  <w:szCs w:val="22"/>
                </w:rPr>
                <w:t>www.awea.org</w:t>
              </w:r>
            </w:hyperlink>
          </w:p>
          <w:p w14:paraId="3D4604B7" w14:textId="77777777" w:rsidR="00140A8B" w:rsidRPr="005F45D0" w:rsidRDefault="00140A8B" w:rsidP="007617A0">
            <w:pPr>
              <w:tabs>
                <w:tab w:val="left" w:pos="80"/>
                <w:tab w:val="left" w:pos="520"/>
                <w:tab w:val="left" w:pos="620"/>
                <w:tab w:val="left" w:pos="900"/>
                <w:tab w:val="left" w:pos="1520"/>
                <w:tab w:val="left" w:pos="1700"/>
                <w:tab w:val="left" w:pos="1880"/>
                <w:tab w:val="left" w:pos="2420"/>
                <w:tab w:val="left" w:pos="4680"/>
                <w:tab w:val="left" w:pos="6980"/>
                <w:tab w:val="left" w:pos="7020"/>
                <w:tab w:val="left" w:pos="9260"/>
              </w:tabs>
              <w:spacing w:line="280" w:lineRule="atLeast"/>
              <w:ind w:right="-36"/>
              <w:outlineLvl w:val="0"/>
              <w:rPr>
                <w:rStyle w:val="Hyperlink"/>
                <w:sz w:val="22"/>
                <w:szCs w:val="22"/>
              </w:rPr>
            </w:pPr>
            <w:r w:rsidRPr="005F45D0">
              <w:rPr>
                <w:color w:val="000000"/>
                <w:sz w:val="22"/>
                <w:szCs w:val="22"/>
              </w:rPr>
              <w:t>Intergovernmental Panel on Climate Change (IPCC)</w:t>
            </w:r>
          </w:p>
          <w:p w14:paraId="21B72441" w14:textId="77777777" w:rsidR="00140A8B" w:rsidRDefault="00140A8B" w:rsidP="007617A0">
            <w:pPr>
              <w:rPr>
                <w:sz w:val="22"/>
              </w:rPr>
            </w:pPr>
            <w:r w:rsidRPr="0015467A">
              <w:rPr>
                <w:sz w:val="22"/>
              </w:rPr>
              <w:t xml:space="preserve">Center for Climate and Energy Solutions: The Basics.  </w:t>
            </w:r>
            <w:hyperlink r:id="rId46" w:history="1">
              <w:r w:rsidRPr="0015467A">
                <w:rPr>
                  <w:rStyle w:val="Hyperlink"/>
                  <w:sz w:val="22"/>
                </w:rPr>
                <w:t>http://www.c2es.org/science-impacts/basics</w:t>
              </w:r>
            </w:hyperlink>
            <w:r w:rsidRPr="0015467A">
              <w:rPr>
                <w:sz w:val="22"/>
              </w:rPr>
              <w:t xml:space="preserve">. </w:t>
            </w:r>
          </w:p>
          <w:p w14:paraId="7DDB1CBD" w14:textId="5B3C89ED" w:rsidR="00D56764" w:rsidRPr="003E5029" w:rsidRDefault="00D56764" w:rsidP="003E5029">
            <w:pPr>
              <w:rPr>
                <w:sz w:val="22"/>
              </w:rPr>
            </w:pPr>
            <w:r w:rsidRPr="003E5029">
              <w:rPr>
                <w:sz w:val="22"/>
              </w:rPr>
              <w:t>https://climate.mit.edu/explainers/carbon-pricing</w:t>
            </w:r>
          </w:p>
          <w:p w14:paraId="422FB96C" w14:textId="3E68848A" w:rsidR="00D56764" w:rsidRPr="003E5029" w:rsidRDefault="00D56764" w:rsidP="00D56764">
            <w:pPr>
              <w:rPr>
                <w:rFonts w:ascii="Lato Extended" w:hAnsi="Lato Extended"/>
                <w:color w:val="194125"/>
              </w:rPr>
            </w:pPr>
            <w:hyperlink r:id="rId47" w:tgtFrame="_blank" w:tooltip=" (opens in a new window)" w:history="1">
              <w:r w:rsidRPr="003E5029">
                <w:rPr>
                  <w:sz w:val="22"/>
                </w:rPr>
                <w:t>https://citizensclimatelobby.org/price-on-carbon/</w:t>
              </w:r>
            </w:hyperlink>
          </w:p>
        </w:tc>
      </w:tr>
      <w:tr w:rsidR="00140A8B" w:rsidRPr="00803F64" w14:paraId="61D39F29" w14:textId="77777777" w:rsidTr="007617A0">
        <w:tc>
          <w:tcPr>
            <w:tcW w:w="360" w:type="dxa"/>
            <w:tcBorders>
              <w:top w:val="nil"/>
              <w:left w:val="nil"/>
              <w:bottom w:val="nil"/>
              <w:right w:val="nil"/>
            </w:tcBorders>
          </w:tcPr>
          <w:p w14:paraId="7BBD6A91" w14:textId="77777777" w:rsidR="00140A8B" w:rsidRPr="004D6131" w:rsidRDefault="00140A8B" w:rsidP="007617A0">
            <w:pPr>
              <w:jc w:val="right"/>
              <w:rPr>
                <w:sz w:val="22"/>
                <w:szCs w:val="22"/>
              </w:rPr>
            </w:pPr>
            <w:r w:rsidRPr="004D6131">
              <w:rPr>
                <w:sz w:val="22"/>
                <w:szCs w:val="22"/>
              </w:rPr>
              <w:lastRenderedPageBreak/>
              <w:t> </w:t>
            </w:r>
          </w:p>
        </w:tc>
        <w:tc>
          <w:tcPr>
            <w:tcW w:w="1170" w:type="dxa"/>
            <w:tcBorders>
              <w:top w:val="nil"/>
              <w:left w:val="nil"/>
              <w:bottom w:val="nil"/>
              <w:right w:val="nil"/>
            </w:tcBorders>
          </w:tcPr>
          <w:p w14:paraId="2CAE2CC5" w14:textId="77777777" w:rsidR="00140A8B" w:rsidRPr="004D6131" w:rsidRDefault="00140A8B" w:rsidP="007617A0">
            <w:pPr>
              <w:jc w:val="right"/>
              <w:rPr>
                <w:sz w:val="22"/>
                <w:szCs w:val="22"/>
              </w:rPr>
            </w:pPr>
            <w:r w:rsidRPr="004D6131">
              <w:rPr>
                <w:b/>
                <w:bCs/>
                <w:sz w:val="22"/>
                <w:szCs w:val="22"/>
              </w:rPr>
              <w:t>References</w:t>
            </w:r>
          </w:p>
        </w:tc>
        <w:tc>
          <w:tcPr>
            <w:tcW w:w="90" w:type="dxa"/>
            <w:tcBorders>
              <w:top w:val="nil"/>
              <w:left w:val="nil"/>
              <w:bottom w:val="nil"/>
              <w:right w:val="nil"/>
            </w:tcBorders>
          </w:tcPr>
          <w:p w14:paraId="30F85137" w14:textId="77777777" w:rsidR="00140A8B" w:rsidRPr="004D6131" w:rsidRDefault="00140A8B" w:rsidP="007617A0">
            <w:pPr>
              <w:rPr>
                <w:sz w:val="22"/>
                <w:szCs w:val="22"/>
              </w:rPr>
            </w:pPr>
            <w:r w:rsidRPr="004D6131">
              <w:rPr>
                <w:sz w:val="22"/>
                <w:szCs w:val="22"/>
              </w:rPr>
              <w:t> </w:t>
            </w:r>
          </w:p>
        </w:tc>
        <w:tc>
          <w:tcPr>
            <w:tcW w:w="8733" w:type="dxa"/>
            <w:tcBorders>
              <w:top w:val="nil"/>
              <w:left w:val="nil"/>
              <w:bottom w:val="nil"/>
              <w:right w:val="nil"/>
            </w:tcBorders>
          </w:tcPr>
          <w:p w14:paraId="776A75B2" w14:textId="77777777" w:rsidR="00E00525" w:rsidRPr="00261E85" w:rsidRDefault="00140A8B" w:rsidP="006D75F7">
            <w:pPr>
              <w:numPr>
                <w:ilvl w:val="0"/>
                <w:numId w:val="20"/>
              </w:numPr>
              <w:rPr>
                <w:bCs/>
                <w:sz w:val="22"/>
                <w:szCs w:val="22"/>
              </w:rPr>
            </w:pPr>
            <w:r>
              <w:rPr>
                <w:sz w:val="22"/>
                <w:szCs w:val="22"/>
              </w:rPr>
              <w:t>BP Statistical Review of World E</w:t>
            </w:r>
            <w:r w:rsidRPr="00CA1989">
              <w:rPr>
                <w:sz w:val="22"/>
                <w:szCs w:val="22"/>
              </w:rPr>
              <w:t>nerg</w:t>
            </w:r>
            <w:r>
              <w:rPr>
                <w:sz w:val="22"/>
                <w:szCs w:val="22"/>
              </w:rPr>
              <w:t>y</w:t>
            </w:r>
            <w:r w:rsidR="00E00525" w:rsidRPr="001E6B17">
              <w:rPr>
                <w:i/>
                <w:iCs/>
                <w:sz w:val="22"/>
              </w:rPr>
              <w:t xml:space="preserve"> </w:t>
            </w:r>
          </w:p>
          <w:p w14:paraId="699B75A0" w14:textId="0BC2639B" w:rsidR="006D75F7" w:rsidRPr="00261E85" w:rsidRDefault="006D75F7" w:rsidP="00261E85">
            <w:pPr>
              <w:pStyle w:val="ListParagraph"/>
              <w:numPr>
                <w:ilvl w:val="0"/>
                <w:numId w:val="20"/>
              </w:numPr>
              <w:ind w:right="409"/>
              <w:rPr>
                <w:sz w:val="22"/>
              </w:rPr>
            </w:pPr>
            <w:r w:rsidRPr="00261E85">
              <w:rPr>
                <w:sz w:val="22"/>
              </w:rPr>
              <w:t>Bloomberg NEF.  2025.  Energy Transitions Investment Trends 2025 Executive Summary.  January 30.  1-15.</w:t>
            </w:r>
          </w:p>
          <w:p w14:paraId="40D16DFD" w14:textId="77777777" w:rsidR="00E00525" w:rsidRPr="00711BC5" w:rsidRDefault="00E00525" w:rsidP="006D75F7">
            <w:pPr>
              <w:numPr>
                <w:ilvl w:val="0"/>
                <w:numId w:val="20"/>
              </w:numPr>
              <w:rPr>
                <w:bCs/>
                <w:sz w:val="22"/>
                <w:szCs w:val="22"/>
              </w:rPr>
            </w:pPr>
            <w:r w:rsidRPr="00711BC5">
              <w:rPr>
                <w:bCs/>
                <w:sz w:val="22"/>
              </w:rPr>
              <w:t xml:space="preserve">The Economist.  2020.  </w:t>
            </w:r>
            <w:r w:rsidRPr="001E6B17">
              <w:rPr>
                <w:bCs/>
                <w:i/>
                <w:iCs/>
                <w:sz w:val="22"/>
              </w:rPr>
              <w:t xml:space="preserve">Not So Slow Burn: </w:t>
            </w:r>
            <w:r w:rsidRPr="00711BC5">
              <w:rPr>
                <w:bCs/>
                <w:i/>
                <w:iCs/>
                <w:sz w:val="22"/>
              </w:rPr>
              <w:t>The World’s Energy System Must Be Completely Transformed</w:t>
            </w:r>
            <w:r w:rsidRPr="00711BC5">
              <w:rPr>
                <w:bCs/>
                <w:sz w:val="22"/>
              </w:rPr>
              <w:t>.  May 23</w:t>
            </w:r>
            <w:r w:rsidRPr="00711BC5">
              <w:rPr>
                <w:bCs/>
                <w:sz w:val="22"/>
                <w:vertAlign w:val="superscript"/>
              </w:rPr>
              <w:t>rd</w:t>
            </w:r>
            <w:r w:rsidRPr="00711BC5">
              <w:rPr>
                <w:bCs/>
                <w:sz w:val="22"/>
              </w:rPr>
              <w:t>. (pp.1-8)</w:t>
            </w:r>
          </w:p>
          <w:p w14:paraId="3D75600C" w14:textId="77777777" w:rsidR="00E00525" w:rsidRDefault="00E00525" w:rsidP="006D75F7">
            <w:pPr>
              <w:numPr>
                <w:ilvl w:val="0"/>
                <w:numId w:val="20"/>
              </w:numPr>
              <w:rPr>
                <w:bCs/>
                <w:sz w:val="22"/>
                <w:szCs w:val="22"/>
              </w:rPr>
            </w:pPr>
            <w:r>
              <w:rPr>
                <w:bCs/>
                <w:sz w:val="22"/>
                <w:szCs w:val="22"/>
              </w:rPr>
              <w:t xml:space="preserve">McKinsey &amp; Company.  2025.  </w:t>
            </w:r>
            <w:r w:rsidRPr="001E6B17">
              <w:rPr>
                <w:bCs/>
                <w:i/>
                <w:iCs/>
                <w:sz w:val="22"/>
                <w:szCs w:val="22"/>
              </w:rPr>
              <w:t>Understanding the Price of Decarbonization</w:t>
            </w:r>
            <w:r>
              <w:rPr>
                <w:bCs/>
                <w:sz w:val="22"/>
                <w:szCs w:val="22"/>
              </w:rPr>
              <w:t>.  June.  1-8.</w:t>
            </w:r>
          </w:p>
          <w:p w14:paraId="56558B2A" w14:textId="77777777" w:rsidR="00E00525" w:rsidRDefault="00E00525" w:rsidP="007617A0">
            <w:pPr>
              <w:rPr>
                <w:bCs/>
                <w:sz w:val="22"/>
                <w:szCs w:val="22"/>
              </w:rPr>
            </w:pPr>
            <w:r>
              <w:rPr>
                <w:bCs/>
                <w:sz w:val="22"/>
                <w:szCs w:val="22"/>
              </w:rPr>
              <w:t xml:space="preserve">McKinsey &amp; Company.  2024.  </w:t>
            </w:r>
            <w:r w:rsidRPr="001E6B17">
              <w:rPr>
                <w:bCs/>
                <w:i/>
                <w:iCs/>
                <w:sz w:val="22"/>
                <w:szCs w:val="22"/>
              </w:rPr>
              <w:t xml:space="preserve">What </w:t>
            </w:r>
            <w:proofErr w:type="gramStart"/>
            <w:r w:rsidRPr="001E6B17">
              <w:rPr>
                <w:bCs/>
                <w:i/>
                <w:iCs/>
                <w:sz w:val="22"/>
                <w:szCs w:val="22"/>
              </w:rPr>
              <w:t>Are</w:t>
            </w:r>
            <w:proofErr w:type="gramEnd"/>
            <w:r w:rsidRPr="001E6B17">
              <w:rPr>
                <w:bCs/>
                <w:i/>
                <w:iCs/>
                <w:sz w:val="22"/>
                <w:szCs w:val="22"/>
              </w:rPr>
              <w:t xml:space="preserve"> Scope 1, 2, and 3 Emissions?</w:t>
            </w:r>
            <w:r>
              <w:rPr>
                <w:bCs/>
                <w:sz w:val="22"/>
                <w:szCs w:val="22"/>
              </w:rPr>
              <w:t xml:space="preserve">  September.  1-6.</w:t>
            </w:r>
          </w:p>
          <w:p w14:paraId="043434A0" w14:textId="10773186" w:rsidR="00140A8B" w:rsidRPr="00AD7D67" w:rsidRDefault="00E00525" w:rsidP="006D75F7">
            <w:pPr>
              <w:pStyle w:val="ListParagraph"/>
              <w:numPr>
                <w:ilvl w:val="0"/>
                <w:numId w:val="20"/>
              </w:numPr>
            </w:pPr>
            <w:r w:rsidRPr="008F7604">
              <w:rPr>
                <w:bCs/>
                <w:sz w:val="22"/>
                <w:szCs w:val="22"/>
              </w:rPr>
              <w:t xml:space="preserve">Bloomberg NEF, 2025.  </w:t>
            </w:r>
            <w:r w:rsidRPr="008F7604">
              <w:rPr>
                <w:bCs/>
                <w:i/>
                <w:iCs/>
                <w:sz w:val="22"/>
                <w:szCs w:val="22"/>
              </w:rPr>
              <w:t>Sustainable Energy in America 2025 Factbook.</w:t>
            </w:r>
            <w:r w:rsidRPr="008F7604">
              <w:rPr>
                <w:bCs/>
                <w:sz w:val="22"/>
                <w:szCs w:val="22"/>
              </w:rPr>
              <w:t xml:space="preserve">  Executive Summary and Quick Facts.  (pp. 5-12)</w:t>
            </w:r>
          </w:p>
        </w:tc>
      </w:tr>
    </w:tbl>
    <w:p w14:paraId="0E230684" w14:textId="77777777" w:rsidR="00140A8B" w:rsidRDefault="00140A8B" w:rsidP="0054317D">
      <w:pPr>
        <w:rPr>
          <w:i/>
          <w:iCs/>
          <w:sz w:val="28"/>
          <w:szCs w:val="28"/>
        </w:rPr>
      </w:pPr>
    </w:p>
    <w:p w14:paraId="232D847F" w14:textId="77777777" w:rsidR="003F0675" w:rsidRDefault="003F0675" w:rsidP="00F724F1">
      <w:pPr>
        <w:rPr>
          <w:i/>
          <w:iCs/>
          <w:sz w:val="28"/>
          <w:szCs w:val="28"/>
        </w:rPr>
      </w:pPr>
    </w:p>
    <w:p w14:paraId="1264EB59" w14:textId="77777777" w:rsidR="007A151E" w:rsidRDefault="007A151E" w:rsidP="00F724F1">
      <w:pPr>
        <w:rPr>
          <w:i/>
          <w:iCs/>
          <w:sz w:val="28"/>
          <w:szCs w:val="28"/>
        </w:rPr>
      </w:pPr>
    </w:p>
    <w:p w14:paraId="24A1D37C" w14:textId="77777777" w:rsidR="00527CB8" w:rsidRDefault="00527CB8" w:rsidP="00F724F1">
      <w:pPr>
        <w:jc w:val="center"/>
        <w:rPr>
          <w:b/>
          <w:bCs/>
          <w:sz w:val="28"/>
          <w:szCs w:val="28"/>
        </w:rPr>
      </w:pPr>
    </w:p>
    <w:p w14:paraId="3C2A61EE" w14:textId="77777777" w:rsidR="0022098C" w:rsidRDefault="0022098C">
      <w:pPr>
        <w:rPr>
          <w:b/>
          <w:bCs/>
          <w:sz w:val="28"/>
          <w:szCs w:val="28"/>
        </w:rPr>
      </w:pPr>
      <w:r>
        <w:rPr>
          <w:b/>
          <w:bCs/>
          <w:sz w:val="28"/>
          <w:szCs w:val="28"/>
        </w:rPr>
        <w:br w:type="page"/>
      </w:r>
    </w:p>
    <w:p w14:paraId="0BAF539D" w14:textId="5BCF5630" w:rsidR="00F724F1" w:rsidRDefault="00FD73CC" w:rsidP="00F724F1">
      <w:pPr>
        <w:jc w:val="center"/>
        <w:rPr>
          <w:b/>
          <w:bCs/>
          <w:sz w:val="28"/>
          <w:szCs w:val="28"/>
        </w:rPr>
      </w:pPr>
      <w:r w:rsidRPr="00F724F1">
        <w:rPr>
          <w:b/>
          <w:bCs/>
          <w:sz w:val="28"/>
          <w:szCs w:val="28"/>
        </w:rPr>
        <w:lastRenderedPageBreak/>
        <w:t xml:space="preserve">More </w:t>
      </w:r>
      <w:r w:rsidR="000B079F">
        <w:rPr>
          <w:b/>
          <w:bCs/>
          <w:sz w:val="28"/>
          <w:szCs w:val="28"/>
        </w:rPr>
        <w:t>Opportunities:</w:t>
      </w:r>
    </w:p>
    <w:p w14:paraId="34D0F4EF" w14:textId="1A215465" w:rsidR="00A67A8B" w:rsidRPr="00F724F1" w:rsidRDefault="00A67A8B" w:rsidP="00F724F1">
      <w:pPr>
        <w:jc w:val="center"/>
        <w:rPr>
          <w:b/>
          <w:bCs/>
          <w:sz w:val="28"/>
          <w:szCs w:val="28"/>
        </w:rPr>
      </w:pPr>
      <w:r w:rsidRPr="00F724F1">
        <w:rPr>
          <w:b/>
          <w:bCs/>
          <w:sz w:val="28"/>
          <w:szCs w:val="28"/>
        </w:rPr>
        <w:t>Accelerators, Funding, Events, and Netwo</w:t>
      </w:r>
      <w:r w:rsidR="00F724F1">
        <w:rPr>
          <w:b/>
          <w:bCs/>
          <w:sz w:val="28"/>
          <w:szCs w:val="28"/>
        </w:rPr>
        <w:t>rking</w:t>
      </w:r>
    </w:p>
    <w:p w14:paraId="188CE259" w14:textId="6FD4332A" w:rsidR="00A67A8B" w:rsidRDefault="00A67A8B" w:rsidP="003C1C65">
      <w:pPr>
        <w:pStyle w:val="NormalWeb"/>
        <w:spacing w:before="0" w:beforeAutospacing="0" w:after="0" w:afterAutospacing="0"/>
        <w:outlineLvl w:val="0"/>
        <w:rPr>
          <w:i/>
          <w:iCs/>
          <w:sz w:val="28"/>
          <w:szCs w:val="28"/>
        </w:rPr>
      </w:pPr>
    </w:p>
    <w:p w14:paraId="204982B1" w14:textId="0D683157" w:rsidR="005C309D" w:rsidRDefault="005C309D" w:rsidP="00A67A8B">
      <w:pPr>
        <w:rPr>
          <w:sz w:val="22"/>
          <w:szCs w:val="22"/>
        </w:rPr>
      </w:pPr>
      <w:r>
        <w:rPr>
          <w:sz w:val="22"/>
          <w:szCs w:val="22"/>
        </w:rPr>
        <w:t xml:space="preserve">Common:  </w:t>
      </w:r>
      <w:hyperlink r:id="rId48" w:history="1">
        <w:r w:rsidRPr="00423485">
          <w:rPr>
            <w:rStyle w:val="Hyperlink"/>
            <w:sz w:val="22"/>
            <w:szCs w:val="22"/>
          </w:rPr>
          <w:t>https://common.is</w:t>
        </w:r>
      </w:hyperlink>
    </w:p>
    <w:p w14:paraId="69E19052" w14:textId="77777777" w:rsidR="005C309D" w:rsidRDefault="005C309D" w:rsidP="00A67A8B">
      <w:pPr>
        <w:rPr>
          <w:sz w:val="22"/>
          <w:szCs w:val="22"/>
        </w:rPr>
      </w:pPr>
    </w:p>
    <w:p w14:paraId="1D07C015" w14:textId="3F278336" w:rsidR="00A67A8B" w:rsidRPr="00F724F1" w:rsidRDefault="00A67A8B" w:rsidP="00A67A8B">
      <w:pPr>
        <w:rPr>
          <w:sz w:val="22"/>
          <w:szCs w:val="22"/>
        </w:rPr>
      </w:pPr>
      <w:r w:rsidRPr="00F724F1">
        <w:rPr>
          <w:sz w:val="22"/>
          <w:szCs w:val="22"/>
        </w:rPr>
        <w:t>Watson Institute</w:t>
      </w:r>
      <w:r w:rsidR="00F724F1" w:rsidRPr="00F724F1">
        <w:rPr>
          <w:sz w:val="22"/>
          <w:szCs w:val="22"/>
        </w:rPr>
        <w:t xml:space="preserve">: </w:t>
      </w:r>
      <w:hyperlink r:id="rId49" w:history="1">
        <w:r w:rsidR="00F724F1" w:rsidRPr="00F724F1">
          <w:rPr>
            <w:rStyle w:val="Hyperlink"/>
            <w:sz w:val="22"/>
            <w:szCs w:val="22"/>
          </w:rPr>
          <w:t>https://watson.is/watson-incubator/</w:t>
        </w:r>
      </w:hyperlink>
    </w:p>
    <w:p w14:paraId="4D60B43A" w14:textId="77777777" w:rsidR="00A67A8B" w:rsidRPr="00F724F1" w:rsidRDefault="00A67A8B" w:rsidP="00A67A8B">
      <w:pPr>
        <w:rPr>
          <w:sz w:val="22"/>
          <w:szCs w:val="22"/>
        </w:rPr>
      </w:pPr>
    </w:p>
    <w:p w14:paraId="196C6E7F" w14:textId="428A33B6" w:rsidR="00A67A8B" w:rsidRPr="00F724F1" w:rsidRDefault="00A67A8B" w:rsidP="00A67A8B">
      <w:pPr>
        <w:rPr>
          <w:sz w:val="22"/>
          <w:szCs w:val="22"/>
        </w:rPr>
      </w:pPr>
      <w:r w:rsidRPr="00F724F1">
        <w:rPr>
          <w:sz w:val="22"/>
          <w:szCs w:val="22"/>
        </w:rPr>
        <w:t>The Alliance Center</w:t>
      </w:r>
      <w:r w:rsidR="00F724F1" w:rsidRPr="00F724F1">
        <w:rPr>
          <w:sz w:val="22"/>
          <w:szCs w:val="22"/>
        </w:rPr>
        <w:t xml:space="preserve">: </w:t>
      </w:r>
      <w:hyperlink r:id="rId50" w:history="1">
        <w:r w:rsidR="00F724F1" w:rsidRPr="00F724F1">
          <w:rPr>
            <w:rStyle w:val="Hyperlink"/>
            <w:sz w:val="22"/>
            <w:szCs w:val="22"/>
          </w:rPr>
          <w:t>https://www.thealliancecenter.org</w:t>
        </w:r>
      </w:hyperlink>
    </w:p>
    <w:p w14:paraId="6FD7BA87" w14:textId="77777777" w:rsidR="00A67A8B" w:rsidRPr="00F724F1" w:rsidRDefault="00A67A8B" w:rsidP="00A67A8B">
      <w:pPr>
        <w:rPr>
          <w:sz w:val="22"/>
          <w:szCs w:val="22"/>
        </w:rPr>
      </w:pPr>
    </w:p>
    <w:p w14:paraId="3C2E2335" w14:textId="63001998" w:rsidR="00A67A8B" w:rsidRPr="00F724F1" w:rsidRDefault="00A67A8B" w:rsidP="00A67A8B">
      <w:pPr>
        <w:rPr>
          <w:sz w:val="22"/>
          <w:szCs w:val="22"/>
        </w:rPr>
      </w:pPr>
      <w:r w:rsidRPr="00F724F1">
        <w:rPr>
          <w:sz w:val="22"/>
          <w:szCs w:val="22"/>
        </w:rPr>
        <w:t>Colorado Cleantech Industries Association</w:t>
      </w:r>
      <w:r w:rsidR="00F724F1" w:rsidRPr="00F724F1">
        <w:rPr>
          <w:sz w:val="22"/>
          <w:szCs w:val="22"/>
        </w:rPr>
        <w:t xml:space="preserve">: </w:t>
      </w:r>
      <w:hyperlink r:id="rId51" w:history="1">
        <w:r w:rsidR="00F724F1" w:rsidRPr="00F724F1">
          <w:rPr>
            <w:rStyle w:val="Hyperlink"/>
            <w:sz w:val="22"/>
            <w:szCs w:val="22"/>
          </w:rPr>
          <w:t>https://coloradocleantech.com</w:t>
        </w:r>
      </w:hyperlink>
    </w:p>
    <w:p w14:paraId="510983AA" w14:textId="77777777" w:rsidR="00A67A8B" w:rsidRPr="00F724F1" w:rsidRDefault="00A67A8B" w:rsidP="00A67A8B">
      <w:pPr>
        <w:rPr>
          <w:sz w:val="22"/>
          <w:szCs w:val="22"/>
        </w:rPr>
      </w:pPr>
    </w:p>
    <w:p w14:paraId="0F06196D" w14:textId="581F3CAF" w:rsidR="00A67A8B" w:rsidRPr="00F724F1" w:rsidRDefault="00A67A8B" w:rsidP="00A67A8B">
      <w:pPr>
        <w:rPr>
          <w:sz w:val="22"/>
          <w:szCs w:val="22"/>
        </w:rPr>
      </w:pPr>
      <w:r w:rsidRPr="00F724F1">
        <w:rPr>
          <w:sz w:val="22"/>
          <w:szCs w:val="22"/>
        </w:rPr>
        <w:t>NREL Industry Growth Forum</w:t>
      </w:r>
      <w:r w:rsidR="00F724F1" w:rsidRPr="00F724F1">
        <w:rPr>
          <w:sz w:val="22"/>
          <w:szCs w:val="22"/>
        </w:rPr>
        <w:t xml:space="preserve">: </w:t>
      </w:r>
      <w:hyperlink r:id="rId52" w:history="1">
        <w:r w:rsidR="00F724F1" w:rsidRPr="00F724F1">
          <w:rPr>
            <w:rStyle w:val="Hyperlink"/>
            <w:sz w:val="22"/>
            <w:szCs w:val="22"/>
          </w:rPr>
          <w:t>https://www.nrelforum.com/event/d110c436-a90f-41b5-aabf-4738c4bb5c8e/summary</w:t>
        </w:r>
      </w:hyperlink>
    </w:p>
    <w:p w14:paraId="780A1A79" w14:textId="77777777" w:rsidR="00A67A8B" w:rsidRPr="00F724F1" w:rsidRDefault="00A67A8B" w:rsidP="00A67A8B">
      <w:pPr>
        <w:rPr>
          <w:sz w:val="22"/>
          <w:szCs w:val="22"/>
        </w:rPr>
      </w:pPr>
    </w:p>
    <w:p w14:paraId="2FF35631" w14:textId="387D6A21" w:rsidR="00A67A8B" w:rsidRPr="00F724F1" w:rsidRDefault="00A67A8B" w:rsidP="00A67A8B">
      <w:pPr>
        <w:rPr>
          <w:sz w:val="22"/>
          <w:szCs w:val="22"/>
        </w:rPr>
      </w:pPr>
      <w:r w:rsidRPr="00F724F1">
        <w:rPr>
          <w:sz w:val="22"/>
          <w:szCs w:val="22"/>
        </w:rPr>
        <w:t>TechStars Sustainability Accelerator</w:t>
      </w:r>
      <w:r w:rsidR="00F724F1" w:rsidRPr="00F724F1">
        <w:rPr>
          <w:sz w:val="22"/>
          <w:szCs w:val="22"/>
        </w:rPr>
        <w:t xml:space="preserve">: </w:t>
      </w:r>
      <w:hyperlink r:id="rId53" w:history="1">
        <w:r w:rsidR="00F724F1" w:rsidRPr="00F724F1">
          <w:rPr>
            <w:rStyle w:val="Hyperlink"/>
            <w:sz w:val="22"/>
            <w:szCs w:val="22"/>
          </w:rPr>
          <w:t>https://www.techstars.com/sustainability-program/</w:t>
        </w:r>
      </w:hyperlink>
    </w:p>
    <w:p w14:paraId="253E5FFB" w14:textId="77777777" w:rsidR="00A67A8B" w:rsidRPr="00F724F1" w:rsidRDefault="00A67A8B" w:rsidP="00A67A8B">
      <w:pPr>
        <w:rPr>
          <w:sz w:val="22"/>
          <w:szCs w:val="22"/>
        </w:rPr>
      </w:pPr>
    </w:p>
    <w:p w14:paraId="2425D57E" w14:textId="64082046" w:rsidR="00A67A8B" w:rsidRPr="00F724F1" w:rsidRDefault="00A67A8B" w:rsidP="00A67A8B">
      <w:pPr>
        <w:rPr>
          <w:sz w:val="22"/>
          <w:szCs w:val="22"/>
        </w:rPr>
      </w:pPr>
      <w:r w:rsidRPr="00F724F1">
        <w:rPr>
          <w:sz w:val="22"/>
          <w:szCs w:val="22"/>
        </w:rPr>
        <w:t>Unreasonable Institute</w:t>
      </w:r>
      <w:r w:rsidR="00F724F1" w:rsidRPr="00F724F1">
        <w:rPr>
          <w:sz w:val="22"/>
          <w:szCs w:val="22"/>
        </w:rPr>
        <w:t xml:space="preserve">: </w:t>
      </w:r>
      <w:hyperlink r:id="rId54" w:history="1">
        <w:r w:rsidR="00F724F1" w:rsidRPr="00F724F1">
          <w:rPr>
            <w:rStyle w:val="Hyperlink"/>
            <w:sz w:val="22"/>
            <w:szCs w:val="22"/>
          </w:rPr>
          <w:t>https://unreasonablegroup.com/about/</w:t>
        </w:r>
      </w:hyperlink>
    </w:p>
    <w:p w14:paraId="5A7C0F6C" w14:textId="77777777" w:rsidR="00A67A8B" w:rsidRPr="00F724F1" w:rsidRDefault="00A67A8B" w:rsidP="00A67A8B">
      <w:pPr>
        <w:rPr>
          <w:sz w:val="22"/>
          <w:szCs w:val="22"/>
        </w:rPr>
      </w:pPr>
    </w:p>
    <w:p w14:paraId="1C212064" w14:textId="434491D6" w:rsidR="00A67A8B" w:rsidRPr="00F724F1" w:rsidRDefault="00A67A8B" w:rsidP="00A67A8B">
      <w:pPr>
        <w:rPr>
          <w:sz w:val="22"/>
          <w:szCs w:val="22"/>
        </w:rPr>
      </w:pPr>
      <w:proofErr w:type="spellStart"/>
      <w:r w:rsidRPr="00F724F1">
        <w:rPr>
          <w:sz w:val="22"/>
          <w:szCs w:val="22"/>
        </w:rPr>
        <w:t>Innosphere</w:t>
      </w:r>
      <w:proofErr w:type="spellEnd"/>
      <w:r w:rsidRPr="00F724F1">
        <w:rPr>
          <w:sz w:val="22"/>
          <w:szCs w:val="22"/>
        </w:rPr>
        <w:t>, Fort Collins, Boulder, Denver</w:t>
      </w:r>
      <w:r w:rsidR="00F724F1" w:rsidRPr="00F724F1">
        <w:rPr>
          <w:sz w:val="22"/>
          <w:szCs w:val="22"/>
        </w:rPr>
        <w:t xml:space="preserve">: </w:t>
      </w:r>
      <w:hyperlink r:id="rId55" w:history="1">
        <w:r w:rsidR="00F724F1" w:rsidRPr="00F724F1">
          <w:rPr>
            <w:rStyle w:val="Hyperlink"/>
            <w:sz w:val="22"/>
            <w:szCs w:val="22"/>
          </w:rPr>
          <w:t>https://innosphere.org/about-us/</w:t>
        </w:r>
      </w:hyperlink>
    </w:p>
    <w:p w14:paraId="3DE44EFB" w14:textId="77777777" w:rsidR="00A67A8B" w:rsidRPr="00F724F1" w:rsidRDefault="00A67A8B" w:rsidP="00A67A8B">
      <w:pPr>
        <w:rPr>
          <w:sz w:val="22"/>
          <w:szCs w:val="22"/>
        </w:rPr>
      </w:pPr>
    </w:p>
    <w:p w14:paraId="50ADBED1" w14:textId="48EA001A" w:rsidR="00A67A8B" w:rsidRPr="00F724F1" w:rsidRDefault="00A67A8B" w:rsidP="00A67A8B">
      <w:pPr>
        <w:rPr>
          <w:sz w:val="22"/>
          <w:szCs w:val="22"/>
        </w:rPr>
      </w:pPr>
      <w:r w:rsidRPr="00F724F1">
        <w:rPr>
          <w:sz w:val="22"/>
          <w:szCs w:val="22"/>
        </w:rPr>
        <w:t>Naturally Boulder</w:t>
      </w:r>
      <w:r w:rsidR="00F724F1" w:rsidRPr="00F724F1">
        <w:rPr>
          <w:sz w:val="22"/>
          <w:szCs w:val="22"/>
        </w:rPr>
        <w:t xml:space="preserve">: </w:t>
      </w:r>
      <w:hyperlink r:id="rId56" w:history="1">
        <w:r w:rsidR="00F724F1" w:rsidRPr="00F724F1">
          <w:rPr>
            <w:rStyle w:val="Hyperlink"/>
            <w:sz w:val="22"/>
            <w:szCs w:val="22"/>
          </w:rPr>
          <w:t>https://www.naturallyboulder.org</w:t>
        </w:r>
      </w:hyperlink>
    </w:p>
    <w:p w14:paraId="347E488B" w14:textId="77777777" w:rsidR="00A67A8B" w:rsidRPr="00F724F1" w:rsidRDefault="00A67A8B" w:rsidP="00A67A8B">
      <w:pPr>
        <w:rPr>
          <w:sz w:val="22"/>
          <w:szCs w:val="22"/>
        </w:rPr>
      </w:pPr>
    </w:p>
    <w:p w14:paraId="20811287" w14:textId="0AD99EC2" w:rsidR="00A67A8B" w:rsidRPr="00F724F1" w:rsidRDefault="00A67A8B" w:rsidP="00A67A8B">
      <w:pPr>
        <w:rPr>
          <w:sz w:val="22"/>
          <w:szCs w:val="22"/>
        </w:rPr>
      </w:pPr>
      <w:r w:rsidRPr="00F724F1">
        <w:rPr>
          <w:sz w:val="22"/>
          <w:szCs w:val="22"/>
        </w:rPr>
        <w:t>Outdoor Retailer</w:t>
      </w:r>
      <w:r w:rsidR="00F724F1" w:rsidRPr="00F724F1">
        <w:rPr>
          <w:sz w:val="22"/>
          <w:szCs w:val="22"/>
        </w:rPr>
        <w:t xml:space="preserve">: </w:t>
      </w:r>
      <w:hyperlink r:id="rId57" w:history="1">
        <w:r w:rsidR="00F724F1" w:rsidRPr="00F724F1">
          <w:rPr>
            <w:rStyle w:val="Hyperlink"/>
            <w:sz w:val="22"/>
            <w:szCs w:val="22"/>
          </w:rPr>
          <w:t>https://www.outdoorretailer.com</w:t>
        </w:r>
      </w:hyperlink>
    </w:p>
    <w:p w14:paraId="1F76CD69" w14:textId="2BB3022C" w:rsidR="00A67A8B" w:rsidRPr="00F724F1" w:rsidRDefault="00A67A8B" w:rsidP="00A67A8B">
      <w:pPr>
        <w:rPr>
          <w:sz w:val="22"/>
          <w:szCs w:val="22"/>
        </w:rPr>
      </w:pPr>
    </w:p>
    <w:p w14:paraId="0A1BD3DA" w14:textId="67997CC4" w:rsidR="00A67A8B" w:rsidRPr="00F724F1" w:rsidRDefault="00A67A8B" w:rsidP="00A67A8B">
      <w:pPr>
        <w:rPr>
          <w:sz w:val="22"/>
          <w:szCs w:val="22"/>
        </w:rPr>
      </w:pPr>
      <w:r w:rsidRPr="00F724F1">
        <w:rPr>
          <w:sz w:val="22"/>
          <w:szCs w:val="22"/>
        </w:rPr>
        <w:t>Canopy Boulder</w:t>
      </w:r>
      <w:r w:rsidR="00F724F1" w:rsidRPr="00F724F1">
        <w:rPr>
          <w:sz w:val="22"/>
          <w:szCs w:val="22"/>
        </w:rPr>
        <w:t xml:space="preserve">: </w:t>
      </w:r>
      <w:hyperlink r:id="rId58" w:history="1">
        <w:r w:rsidR="00F724F1" w:rsidRPr="00F724F1">
          <w:rPr>
            <w:rStyle w:val="Hyperlink"/>
            <w:sz w:val="22"/>
            <w:szCs w:val="22"/>
          </w:rPr>
          <w:t>https://www.canopyboulder.com</w:t>
        </w:r>
      </w:hyperlink>
    </w:p>
    <w:p w14:paraId="2A6F4744" w14:textId="0A0DCAE8" w:rsidR="00A67A8B" w:rsidRPr="00F724F1" w:rsidRDefault="00A67A8B" w:rsidP="00A67A8B">
      <w:pPr>
        <w:rPr>
          <w:sz w:val="22"/>
          <w:szCs w:val="22"/>
        </w:rPr>
      </w:pPr>
    </w:p>
    <w:p w14:paraId="08838287" w14:textId="0CC66799" w:rsidR="00A67A8B" w:rsidRPr="00F724F1" w:rsidRDefault="00A67A8B" w:rsidP="00A67A8B">
      <w:pPr>
        <w:rPr>
          <w:sz w:val="22"/>
          <w:szCs w:val="22"/>
        </w:rPr>
      </w:pPr>
      <w:r w:rsidRPr="00F724F1">
        <w:rPr>
          <w:sz w:val="22"/>
          <w:szCs w:val="22"/>
        </w:rPr>
        <w:t xml:space="preserve">CSU Institute </w:t>
      </w:r>
      <w:proofErr w:type="gramStart"/>
      <w:r w:rsidRPr="00F724F1">
        <w:rPr>
          <w:sz w:val="22"/>
          <w:szCs w:val="22"/>
        </w:rPr>
        <w:t>For</w:t>
      </w:r>
      <w:proofErr w:type="gramEnd"/>
      <w:r w:rsidRPr="00F724F1">
        <w:rPr>
          <w:sz w:val="22"/>
          <w:szCs w:val="22"/>
        </w:rPr>
        <w:t xml:space="preserve"> </w:t>
      </w:r>
      <w:r w:rsidR="00FD73CC" w:rsidRPr="00F724F1">
        <w:rPr>
          <w:sz w:val="22"/>
          <w:szCs w:val="22"/>
        </w:rPr>
        <w:t>Entrepreneurship</w:t>
      </w:r>
      <w:r w:rsidR="00F724F1" w:rsidRPr="00F724F1">
        <w:rPr>
          <w:sz w:val="22"/>
          <w:szCs w:val="22"/>
        </w:rPr>
        <w:t>:</w:t>
      </w:r>
      <w:hyperlink r:id="rId59" w:history="1">
        <w:r w:rsidR="00F724F1" w:rsidRPr="00F724F1">
          <w:rPr>
            <w:rStyle w:val="Hyperlink"/>
            <w:sz w:val="22"/>
            <w:szCs w:val="22"/>
          </w:rPr>
          <w:t>https://biz.colostate.edu/resources/centers-institutes/entrepreneurship</w:t>
        </w:r>
      </w:hyperlink>
    </w:p>
    <w:p w14:paraId="38331BC8" w14:textId="223023EF" w:rsidR="00A67A8B" w:rsidRPr="00F724F1" w:rsidRDefault="00A67A8B" w:rsidP="00A67A8B">
      <w:pPr>
        <w:rPr>
          <w:sz w:val="22"/>
          <w:szCs w:val="22"/>
        </w:rPr>
      </w:pPr>
    </w:p>
    <w:p w14:paraId="277DED3B" w14:textId="314824DF" w:rsidR="00FD73CC" w:rsidRPr="00F724F1" w:rsidRDefault="00FD73CC" w:rsidP="00F724F1">
      <w:pPr>
        <w:rPr>
          <w:sz w:val="22"/>
          <w:szCs w:val="22"/>
        </w:rPr>
      </w:pPr>
      <w:proofErr w:type="spellStart"/>
      <w:r w:rsidRPr="00F724F1">
        <w:rPr>
          <w:sz w:val="22"/>
          <w:szCs w:val="22"/>
        </w:rPr>
        <w:t>Ideagist</w:t>
      </w:r>
      <w:proofErr w:type="spellEnd"/>
      <w:r w:rsidRPr="00F724F1">
        <w:rPr>
          <w:sz w:val="22"/>
          <w:szCs w:val="22"/>
        </w:rPr>
        <w:t>: Lists of Accelerators and Incubators</w:t>
      </w:r>
      <w:r w:rsidR="00F724F1" w:rsidRPr="00F724F1">
        <w:rPr>
          <w:sz w:val="22"/>
          <w:szCs w:val="22"/>
        </w:rPr>
        <w:t xml:space="preserve">: </w:t>
      </w:r>
      <w:hyperlink r:id="rId60" w:history="1">
        <w:r w:rsidR="00F724F1" w:rsidRPr="00F724F1">
          <w:rPr>
            <w:rStyle w:val="Hyperlink"/>
            <w:sz w:val="22"/>
            <w:szCs w:val="22"/>
          </w:rPr>
          <w:t>https://ideagist.com/list-of-startup-accelerators-and-incubators-in-colorado-usa/</w:t>
        </w:r>
      </w:hyperlink>
      <w:r w:rsidR="00F724F1" w:rsidRPr="00F724F1">
        <w:rPr>
          <w:sz w:val="22"/>
          <w:szCs w:val="22"/>
        </w:rPr>
        <w:t xml:space="preserve"> </w:t>
      </w:r>
    </w:p>
    <w:p w14:paraId="300746B4" w14:textId="77777777" w:rsidR="00FD73CC" w:rsidRPr="00F724F1" w:rsidRDefault="00FD73CC" w:rsidP="00FD73CC">
      <w:pPr>
        <w:ind w:left="296" w:hanging="270"/>
        <w:rPr>
          <w:sz w:val="22"/>
          <w:szCs w:val="22"/>
        </w:rPr>
      </w:pPr>
    </w:p>
    <w:p w14:paraId="765339E5" w14:textId="0518FADC" w:rsidR="00FD73CC" w:rsidRPr="00F724F1" w:rsidRDefault="00FD73CC" w:rsidP="00F724F1">
      <w:pPr>
        <w:ind w:left="296" w:hanging="270"/>
        <w:rPr>
          <w:rStyle w:val="Hyperlink"/>
          <w:color w:val="auto"/>
          <w:sz w:val="22"/>
          <w:szCs w:val="22"/>
          <w:u w:val="none"/>
        </w:rPr>
      </w:pPr>
      <w:r w:rsidRPr="00F724F1">
        <w:rPr>
          <w:sz w:val="22"/>
          <w:szCs w:val="22"/>
        </w:rPr>
        <w:t>Fifteen Social Venture Capital firms You Should Know about</w:t>
      </w:r>
      <w:r w:rsidR="00F724F1" w:rsidRPr="00F724F1">
        <w:rPr>
          <w:sz w:val="22"/>
          <w:szCs w:val="22"/>
        </w:rPr>
        <w:t xml:space="preserve">: </w:t>
      </w:r>
      <w:hyperlink r:id="rId61" w:history="1">
        <w:r w:rsidR="00F724F1" w:rsidRPr="00F724F1">
          <w:rPr>
            <w:rStyle w:val="Hyperlink"/>
            <w:sz w:val="22"/>
            <w:szCs w:val="22"/>
          </w:rPr>
          <w:t>http://causecapitalism.com/15-social-venture-capital-firms-that-you-should-know-about/</w:t>
        </w:r>
      </w:hyperlink>
    </w:p>
    <w:p w14:paraId="1CBA59B6" w14:textId="77777777" w:rsidR="00FD73CC" w:rsidRPr="00F724F1" w:rsidRDefault="00FD73CC" w:rsidP="00FD73CC">
      <w:pPr>
        <w:ind w:left="296" w:hanging="270"/>
        <w:rPr>
          <w:sz w:val="22"/>
          <w:szCs w:val="22"/>
        </w:rPr>
      </w:pPr>
    </w:p>
    <w:p w14:paraId="71E0EB44" w14:textId="3ADE913C" w:rsidR="00FD73CC" w:rsidRPr="00F724F1" w:rsidRDefault="00FD73CC" w:rsidP="00FD73CC">
      <w:pPr>
        <w:ind w:left="296" w:hanging="270"/>
        <w:rPr>
          <w:sz w:val="22"/>
          <w:szCs w:val="22"/>
        </w:rPr>
      </w:pPr>
      <w:r w:rsidRPr="00F724F1">
        <w:rPr>
          <w:sz w:val="22"/>
          <w:szCs w:val="22"/>
        </w:rPr>
        <w:t>Green VC: List of Green and Social Venture Funding Sources</w:t>
      </w:r>
      <w:r w:rsidR="00F724F1" w:rsidRPr="00F724F1">
        <w:rPr>
          <w:sz w:val="22"/>
          <w:szCs w:val="22"/>
        </w:rPr>
        <w:t>:</w:t>
      </w:r>
      <w:r w:rsidRPr="00F724F1">
        <w:rPr>
          <w:sz w:val="22"/>
          <w:szCs w:val="22"/>
        </w:rPr>
        <w:t xml:space="preserve">  </w:t>
      </w:r>
      <w:hyperlink r:id="rId62" w:history="1">
        <w:r w:rsidRPr="00F724F1">
          <w:rPr>
            <w:rStyle w:val="Hyperlink"/>
            <w:sz w:val="22"/>
            <w:szCs w:val="22"/>
          </w:rPr>
          <w:t>http://greenvc.org/green-and-social-venture-capital/</w:t>
        </w:r>
      </w:hyperlink>
    </w:p>
    <w:p w14:paraId="1E9078FB" w14:textId="77777777" w:rsidR="00FD73CC" w:rsidRDefault="00FD73CC" w:rsidP="00A67A8B"/>
    <w:p w14:paraId="3ABBD35C" w14:textId="77777777" w:rsidR="00A67A8B" w:rsidRPr="00761D46" w:rsidRDefault="00A67A8B" w:rsidP="003C1C65">
      <w:pPr>
        <w:pStyle w:val="NormalWeb"/>
        <w:spacing w:before="0" w:beforeAutospacing="0" w:after="0" w:afterAutospacing="0"/>
        <w:outlineLvl w:val="0"/>
        <w:rPr>
          <w:i/>
          <w:iCs/>
          <w:sz w:val="28"/>
          <w:szCs w:val="28"/>
        </w:rPr>
      </w:pPr>
    </w:p>
    <w:sectPr w:rsidR="00A67A8B" w:rsidRPr="00761D46" w:rsidSect="00B17485">
      <w:footerReference w:type="default" r:id="rId63"/>
      <w:pgSz w:w="12240" w:h="15840"/>
      <w:pgMar w:top="864" w:right="1152" w:bottom="864" w:left="1152"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2AF94E" w14:textId="77777777" w:rsidR="00871F49" w:rsidRDefault="00871F49">
      <w:r>
        <w:separator/>
      </w:r>
    </w:p>
  </w:endnote>
  <w:endnote w:type="continuationSeparator" w:id="0">
    <w:p w14:paraId="2EB0E533" w14:textId="77777777" w:rsidR="00871F49" w:rsidRDefault="00871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0000500000000020000"/>
    <w:charset w:val="00"/>
    <w:family w:val="roman"/>
    <w:pitch w:val="variable"/>
    <w:sig w:usb0="E0002E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Extended">
    <w:altName w:val="Segoe UI"/>
    <w:panose1 w:val="020F0502020204030203"/>
    <w:charset w:val="4D"/>
    <w:family w:val="swiss"/>
    <w:pitch w:val="variable"/>
    <w:sig w:usb0="A00000AF" w:usb1="50006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A8D13" w14:textId="77777777" w:rsidR="005139CE" w:rsidRPr="00876CEB" w:rsidRDefault="005139CE" w:rsidP="00B17485">
    <w:pPr>
      <w:pStyle w:val="Footer"/>
      <w:jc w:val="center"/>
      <w:rPr>
        <w:sz w:val="22"/>
        <w:szCs w:val="22"/>
      </w:rPr>
    </w:pPr>
    <w:r w:rsidRPr="00876CEB">
      <w:rPr>
        <w:rStyle w:val="PageNumber"/>
        <w:sz w:val="22"/>
        <w:szCs w:val="22"/>
      </w:rPr>
      <w:fldChar w:fldCharType="begin"/>
    </w:r>
    <w:r w:rsidRPr="00876CEB">
      <w:rPr>
        <w:rStyle w:val="PageNumber"/>
        <w:sz w:val="22"/>
        <w:szCs w:val="22"/>
      </w:rPr>
      <w:instrText xml:space="preserve"> PAGE </w:instrText>
    </w:r>
    <w:r w:rsidRPr="00876CEB">
      <w:rPr>
        <w:rStyle w:val="PageNumber"/>
        <w:sz w:val="22"/>
        <w:szCs w:val="22"/>
      </w:rPr>
      <w:fldChar w:fldCharType="separate"/>
    </w:r>
    <w:r>
      <w:rPr>
        <w:rStyle w:val="PageNumber"/>
        <w:noProof/>
        <w:sz w:val="22"/>
        <w:szCs w:val="22"/>
      </w:rPr>
      <w:t>1</w:t>
    </w:r>
    <w:r w:rsidRPr="00876CEB">
      <w:rPr>
        <w:rStyle w:val="PageNumbe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6E6394" w14:textId="77777777" w:rsidR="00871F49" w:rsidRDefault="00871F49">
      <w:r>
        <w:separator/>
      </w:r>
    </w:p>
  </w:footnote>
  <w:footnote w:type="continuationSeparator" w:id="0">
    <w:p w14:paraId="2A5EE761" w14:textId="77777777" w:rsidR="00871F49" w:rsidRDefault="00871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2542F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0D6"/>
    <w:multiLevelType w:val="hybridMultilevel"/>
    <w:tmpl w:val="898664B0"/>
    <w:lvl w:ilvl="0" w:tplc="D90C350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B6240"/>
    <w:multiLevelType w:val="multilevel"/>
    <w:tmpl w:val="01660D3C"/>
    <w:lvl w:ilvl="0">
      <w:start w:val="1"/>
      <w:numFmt w:val="bullet"/>
      <w:lvlText w:val="−"/>
      <w:lvlJc w:val="left"/>
      <w:pPr>
        <w:ind w:left="720" w:firstLine="360"/>
      </w:pPr>
      <w:rPr>
        <w:rFonts w:ascii="Arial" w:eastAsia="Arial" w:hAnsi="Arial" w:cs="Arial"/>
        <w:color w:val="000000"/>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0CA96C3D"/>
    <w:multiLevelType w:val="hybridMultilevel"/>
    <w:tmpl w:val="751630B6"/>
    <w:lvl w:ilvl="0" w:tplc="DF429BF2">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4" w15:restartNumberingAfterBreak="0">
    <w:nsid w:val="0D372EAD"/>
    <w:multiLevelType w:val="hybridMultilevel"/>
    <w:tmpl w:val="898664B0"/>
    <w:lvl w:ilvl="0" w:tplc="D90C350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07300"/>
    <w:multiLevelType w:val="hybridMultilevel"/>
    <w:tmpl w:val="FAC28B00"/>
    <w:lvl w:ilvl="0" w:tplc="3ECEAF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05A52"/>
    <w:multiLevelType w:val="hybridMultilevel"/>
    <w:tmpl w:val="D68A0A52"/>
    <w:lvl w:ilvl="0" w:tplc="01F4391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B945A5"/>
    <w:multiLevelType w:val="hybridMultilevel"/>
    <w:tmpl w:val="6E307EA6"/>
    <w:lvl w:ilvl="0" w:tplc="C88A09F6">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8" w15:restartNumberingAfterBreak="0">
    <w:nsid w:val="199E792A"/>
    <w:multiLevelType w:val="hybridMultilevel"/>
    <w:tmpl w:val="5BE4C3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8742F0"/>
    <w:multiLevelType w:val="hybridMultilevel"/>
    <w:tmpl w:val="415253BA"/>
    <w:lvl w:ilvl="0" w:tplc="4DB0D47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C77A56"/>
    <w:multiLevelType w:val="hybridMultilevel"/>
    <w:tmpl w:val="CB4E0FAC"/>
    <w:lvl w:ilvl="0" w:tplc="9E8E530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2E5D31"/>
    <w:multiLevelType w:val="hybridMultilevel"/>
    <w:tmpl w:val="B3A8A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1E5B4B"/>
    <w:multiLevelType w:val="hybridMultilevel"/>
    <w:tmpl w:val="C0F05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21B13004"/>
    <w:multiLevelType w:val="hybridMultilevel"/>
    <w:tmpl w:val="751630B6"/>
    <w:lvl w:ilvl="0" w:tplc="FFFFFFFF">
      <w:start w:val="1"/>
      <w:numFmt w:val="decimal"/>
      <w:lvlText w:val="%1."/>
      <w:lvlJc w:val="left"/>
      <w:pPr>
        <w:ind w:left="386" w:hanging="360"/>
      </w:pPr>
      <w:rPr>
        <w:rFonts w:hint="default"/>
      </w:rPr>
    </w:lvl>
    <w:lvl w:ilvl="1" w:tplc="FFFFFFFF" w:tentative="1">
      <w:start w:val="1"/>
      <w:numFmt w:val="lowerLetter"/>
      <w:lvlText w:val="%2."/>
      <w:lvlJc w:val="left"/>
      <w:pPr>
        <w:ind w:left="1106" w:hanging="360"/>
      </w:pPr>
    </w:lvl>
    <w:lvl w:ilvl="2" w:tplc="FFFFFFFF" w:tentative="1">
      <w:start w:val="1"/>
      <w:numFmt w:val="lowerRoman"/>
      <w:lvlText w:val="%3."/>
      <w:lvlJc w:val="right"/>
      <w:pPr>
        <w:ind w:left="1826" w:hanging="180"/>
      </w:pPr>
    </w:lvl>
    <w:lvl w:ilvl="3" w:tplc="FFFFFFFF" w:tentative="1">
      <w:start w:val="1"/>
      <w:numFmt w:val="decimal"/>
      <w:lvlText w:val="%4."/>
      <w:lvlJc w:val="left"/>
      <w:pPr>
        <w:ind w:left="2546" w:hanging="360"/>
      </w:pPr>
    </w:lvl>
    <w:lvl w:ilvl="4" w:tplc="FFFFFFFF" w:tentative="1">
      <w:start w:val="1"/>
      <w:numFmt w:val="lowerLetter"/>
      <w:lvlText w:val="%5."/>
      <w:lvlJc w:val="left"/>
      <w:pPr>
        <w:ind w:left="3266" w:hanging="360"/>
      </w:pPr>
    </w:lvl>
    <w:lvl w:ilvl="5" w:tplc="FFFFFFFF" w:tentative="1">
      <w:start w:val="1"/>
      <w:numFmt w:val="lowerRoman"/>
      <w:lvlText w:val="%6."/>
      <w:lvlJc w:val="right"/>
      <w:pPr>
        <w:ind w:left="3986" w:hanging="180"/>
      </w:pPr>
    </w:lvl>
    <w:lvl w:ilvl="6" w:tplc="FFFFFFFF" w:tentative="1">
      <w:start w:val="1"/>
      <w:numFmt w:val="decimal"/>
      <w:lvlText w:val="%7."/>
      <w:lvlJc w:val="left"/>
      <w:pPr>
        <w:ind w:left="4706" w:hanging="360"/>
      </w:pPr>
    </w:lvl>
    <w:lvl w:ilvl="7" w:tplc="FFFFFFFF" w:tentative="1">
      <w:start w:val="1"/>
      <w:numFmt w:val="lowerLetter"/>
      <w:lvlText w:val="%8."/>
      <w:lvlJc w:val="left"/>
      <w:pPr>
        <w:ind w:left="5426" w:hanging="360"/>
      </w:pPr>
    </w:lvl>
    <w:lvl w:ilvl="8" w:tplc="FFFFFFFF" w:tentative="1">
      <w:start w:val="1"/>
      <w:numFmt w:val="lowerRoman"/>
      <w:lvlText w:val="%9."/>
      <w:lvlJc w:val="right"/>
      <w:pPr>
        <w:ind w:left="6146" w:hanging="180"/>
      </w:pPr>
    </w:lvl>
  </w:abstractNum>
  <w:abstractNum w:abstractNumId="14" w15:restartNumberingAfterBreak="0">
    <w:nsid w:val="27BB78A9"/>
    <w:multiLevelType w:val="hybridMultilevel"/>
    <w:tmpl w:val="1E449258"/>
    <w:lvl w:ilvl="0" w:tplc="D08417EC">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5" w15:restartNumberingAfterBreak="0">
    <w:nsid w:val="288113EE"/>
    <w:multiLevelType w:val="hybridMultilevel"/>
    <w:tmpl w:val="751630B6"/>
    <w:lvl w:ilvl="0" w:tplc="DF429BF2">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6" w15:restartNumberingAfterBreak="0">
    <w:nsid w:val="28B26699"/>
    <w:multiLevelType w:val="hybridMultilevel"/>
    <w:tmpl w:val="1E449258"/>
    <w:lvl w:ilvl="0" w:tplc="D08417EC">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7" w15:restartNumberingAfterBreak="0">
    <w:nsid w:val="307A0678"/>
    <w:multiLevelType w:val="multilevel"/>
    <w:tmpl w:val="FE22ED84"/>
    <w:styleLink w:val="CurrentList1"/>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8" w15:restartNumberingAfterBreak="0">
    <w:nsid w:val="47802EED"/>
    <w:multiLevelType w:val="hybridMultilevel"/>
    <w:tmpl w:val="1E449258"/>
    <w:lvl w:ilvl="0" w:tplc="FFFFFFFF">
      <w:start w:val="1"/>
      <w:numFmt w:val="decimal"/>
      <w:lvlText w:val="%1."/>
      <w:lvlJc w:val="left"/>
      <w:pPr>
        <w:ind w:left="386" w:hanging="360"/>
      </w:pPr>
      <w:rPr>
        <w:rFonts w:hint="default"/>
      </w:rPr>
    </w:lvl>
    <w:lvl w:ilvl="1" w:tplc="FFFFFFFF" w:tentative="1">
      <w:start w:val="1"/>
      <w:numFmt w:val="lowerLetter"/>
      <w:lvlText w:val="%2."/>
      <w:lvlJc w:val="left"/>
      <w:pPr>
        <w:ind w:left="1106" w:hanging="360"/>
      </w:pPr>
    </w:lvl>
    <w:lvl w:ilvl="2" w:tplc="FFFFFFFF" w:tentative="1">
      <w:start w:val="1"/>
      <w:numFmt w:val="lowerRoman"/>
      <w:lvlText w:val="%3."/>
      <w:lvlJc w:val="right"/>
      <w:pPr>
        <w:ind w:left="1826" w:hanging="180"/>
      </w:pPr>
    </w:lvl>
    <w:lvl w:ilvl="3" w:tplc="FFFFFFFF" w:tentative="1">
      <w:start w:val="1"/>
      <w:numFmt w:val="decimal"/>
      <w:lvlText w:val="%4."/>
      <w:lvlJc w:val="left"/>
      <w:pPr>
        <w:ind w:left="2546" w:hanging="360"/>
      </w:pPr>
    </w:lvl>
    <w:lvl w:ilvl="4" w:tplc="FFFFFFFF" w:tentative="1">
      <w:start w:val="1"/>
      <w:numFmt w:val="lowerLetter"/>
      <w:lvlText w:val="%5."/>
      <w:lvlJc w:val="left"/>
      <w:pPr>
        <w:ind w:left="3266" w:hanging="360"/>
      </w:pPr>
    </w:lvl>
    <w:lvl w:ilvl="5" w:tplc="FFFFFFFF" w:tentative="1">
      <w:start w:val="1"/>
      <w:numFmt w:val="lowerRoman"/>
      <w:lvlText w:val="%6."/>
      <w:lvlJc w:val="right"/>
      <w:pPr>
        <w:ind w:left="3986" w:hanging="180"/>
      </w:pPr>
    </w:lvl>
    <w:lvl w:ilvl="6" w:tplc="FFFFFFFF" w:tentative="1">
      <w:start w:val="1"/>
      <w:numFmt w:val="decimal"/>
      <w:lvlText w:val="%7."/>
      <w:lvlJc w:val="left"/>
      <w:pPr>
        <w:ind w:left="4706" w:hanging="360"/>
      </w:pPr>
    </w:lvl>
    <w:lvl w:ilvl="7" w:tplc="FFFFFFFF" w:tentative="1">
      <w:start w:val="1"/>
      <w:numFmt w:val="lowerLetter"/>
      <w:lvlText w:val="%8."/>
      <w:lvlJc w:val="left"/>
      <w:pPr>
        <w:ind w:left="5426" w:hanging="360"/>
      </w:pPr>
    </w:lvl>
    <w:lvl w:ilvl="8" w:tplc="FFFFFFFF" w:tentative="1">
      <w:start w:val="1"/>
      <w:numFmt w:val="lowerRoman"/>
      <w:lvlText w:val="%9."/>
      <w:lvlJc w:val="right"/>
      <w:pPr>
        <w:ind w:left="6146" w:hanging="180"/>
      </w:pPr>
    </w:lvl>
  </w:abstractNum>
  <w:abstractNum w:abstractNumId="19" w15:restartNumberingAfterBreak="0">
    <w:nsid w:val="49BE4D2A"/>
    <w:multiLevelType w:val="hybridMultilevel"/>
    <w:tmpl w:val="FAC28B00"/>
    <w:lvl w:ilvl="0" w:tplc="3ECEAF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FB02AB"/>
    <w:multiLevelType w:val="hybridMultilevel"/>
    <w:tmpl w:val="E03CF7F2"/>
    <w:lvl w:ilvl="0" w:tplc="8948081E">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2C2A8D"/>
    <w:multiLevelType w:val="hybridMultilevel"/>
    <w:tmpl w:val="D1227D02"/>
    <w:lvl w:ilvl="0" w:tplc="3296EBEE">
      <w:start w:val="1"/>
      <w:numFmt w:val="decimal"/>
      <w:lvlText w:val="%1."/>
      <w:lvlJc w:val="left"/>
      <w:pPr>
        <w:ind w:left="720" w:hanging="360"/>
      </w:pPr>
      <w:rPr>
        <w:rFonts w:hint="default"/>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4D4232"/>
    <w:multiLevelType w:val="hybridMultilevel"/>
    <w:tmpl w:val="1B5ACE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236E83"/>
    <w:multiLevelType w:val="hybridMultilevel"/>
    <w:tmpl w:val="E26A80BC"/>
    <w:lvl w:ilvl="0" w:tplc="1C403B8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2FF2E6C"/>
    <w:multiLevelType w:val="hybridMultilevel"/>
    <w:tmpl w:val="CEA06AE0"/>
    <w:lvl w:ilvl="0" w:tplc="49744B64">
      <w:start w:val="2"/>
      <w:numFmt w:val="bullet"/>
      <w:lvlText w:val="–"/>
      <w:lvlJc w:val="left"/>
      <w:pPr>
        <w:ind w:left="361" w:hanging="360"/>
      </w:pPr>
      <w:rPr>
        <w:rFonts w:ascii="Verdana" w:eastAsia="Verdana" w:hAnsi="Verdana" w:cs="Verdana"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25" w15:restartNumberingAfterBreak="0">
    <w:nsid w:val="6435119C"/>
    <w:multiLevelType w:val="multilevel"/>
    <w:tmpl w:val="8D5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F3EB2"/>
    <w:multiLevelType w:val="hybridMultilevel"/>
    <w:tmpl w:val="007AA9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5BC7DD1"/>
    <w:multiLevelType w:val="hybridMultilevel"/>
    <w:tmpl w:val="E9061F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7CF13B8"/>
    <w:multiLevelType w:val="hybridMultilevel"/>
    <w:tmpl w:val="44BC3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Wingdings"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Wingdings"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AAD165A"/>
    <w:multiLevelType w:val="hybridMultilevel"/>
    <w:tmpl w:val="66D0A4F6"/>
    <w:lvl w:ilvl="0" w:tplc="0D9EB17C">
      <w:start w:val="1"/>
      <w:numFmt w:val="decimal"/>
      <w:lvlText w:val="%1."/>
      <w:lvlJc w:val="left"/>
      <w:pPr>
        <w:ind w:left="386" w:hanging="360"/>
      </w:pPr>
      <w:rPr>
        <w:rFonts w:hint="default"/>
        <w:color w:val="auto"/>
        <w:sz w:val="24"/>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30" w15:restartNumberingAfterBreak="0">
    <w:nsid w:val="7BFF2F76"/>
    <w:multiLevelType w:val="hybridMultilevel"/>
    <w:tmpl w:val="04C09EA4"/>
    <w:lvl w:ilvl="0" w:tplc="9E7A5D58">
      <w:start w:val="1"/>
      <w:numFmt w:val="bullet"/>
      <w:lvlText w:val="−"/>
      <w:lvlJc w:val="left"/>
      <w:pPr>
        <w:tabs>
          <w:tab w:val="num" w:pos="2160"/>
        </w:tabs>
        <w:ind w:left="2160" w:hanging="360"/>
      </w:pPr>
      <w:rPr>
        <w:rFonts w:ascii="Tahoma" w:hAnsi="Tahoma"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85785676">
    <w:abstractNumId w:val="27"/>
  </w:num>
  <w:num w:numId="2" w16cid:durableId="2122995673">
    <w:abstractNumId w:val="8"/>
  </w:num>
  <w:num w:numId="3" w16cid:durableId="122889466">
    <w:abstractNumId w:val="26"/>
  </w:num>
  <w:num w:numId="4" w16cid:durableId="133959181">
    <w:abstractNumId w:val="22"/>
  </w:num>
  <w:num w:numId="5" w16cid:durableId="1371493627">
    <w:abstractNumId w:val="28"/>
  </w:num>
  <w:num w:numId="6" w16cid:durableId="986399918">
    <w:abstractNumId w:val="9"/>
  </w:num>
  <w:num w:numId="7" w16cid:durableId="1371294943">
    <w:abstractNumId w:val="0"/>
  </w:num>
  <w:num w:numId="8" w16cid:durableId="1953978771">
    <w:abstractNumId w:val="16"/>
  </w:num>
  <w:num w:numId="9" w16cid:durableId="1604992472">
    <w:abstractNumId w:val="1"/>
  </w:num>
  <w:num w:numId="10" w16cid:durableId="1299989004">
    <w:abstractNumId w:val="29"/>
  </w:num>
  <w:num w:numId="11" w16cid:durableId="543757896">
    <w:abstractNumId w:val="12"/>
  </w:num>
  <w:num w:numId="12" w16cid:durableId="1484541544">
    <w:abstractNumId w:val="7"/>
  </w:num>
  <w:num w:numId="13" w16cid:durableId="1233733678">
    <w:abstractNumId w:val="19"/>
  </w:num>
  <w:num w:numId="14" w16cid:durableId="483475352">
    <w:abstractNumId w:val="5"/>
  </w:num>
  <w:num w:numId="15" w16cid:durableId="144125970">
    <w:abstractNumId w:val="14"/>
  </w:num>
  <w:num w:numId="16" w16cid:durableId="604650174">
    <w:abstractNumId w:val="4"/>
  </w:num>
  <w:num w:numId="17" w16cid:durableId="1522087740">
    <w:abstractNumId w:val="23"/>
  </w:num>
  <w:num w:numId="18" w16cid:durableId="842743851">
    <w:abstractNumId w:val="17"/>
  </w:num>
  <w:num w:numId="19" w16cid:durableId="341320773">
    <w:abstractNumId w:val="20"/>
  </w:num>
  <w:num w:numId="20" w16cid:durableId="1119106776">
    <w:abstractNumId w:val="13"/>
  </w:num>
  <w:num w:numId="21" w16cid:durableId="1691178684">
    <w:abstractNumId w:val="24"/>
  </w:num>
  <w:num w:numId="22" w16cid:durableId="1221283222">
    <w:abstractNumId w:val="30"/>
  </w:num>
  <w:num w:numId="23" w16cid:durableId="1706710824">
    <w:abstractNumId w:val="2"/>
  </w:num>
  <w:num w:numId="24" w16cid:durableId="258608892">
    <w:abstractNumId w:val="6"/>
  </w:num>
  <w:num w:numId="25" w16cid:durableId="1584605737">
    <w:abstractNumId w:val="25"/>
  </w:num>
  <w:num w:numId="26" w16cid:durableId="12926109">
    <w:abstractNumId w:val="18"/>
  </w:num>
  <w:num w:numId="27" w16cid:durableId="1367609032">
    <w:abstractNumId w:val="10"/>
  </w:num>
  <w:num w:numId="28" w16cid:durableId="1080442203">
    <w:abstractNumId w:val="21"/>
  </w:num>
  <w:num w:numId="29" w16cid:durableId="302393365">
    <w:abstractNumId w:val="11"/>
  </w:num>
  <w:num w:numId="30" w16cid:durableId="1186017470">
    <w:abstractNumId w:val="3"/>
  </w:num>
  <w:num w:numId="31" w16cid:durableId="2143962487">
    <w:abstractNumId w:val="15"/>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om Dean">
    <w15:presenceInfo w15:providerId="AD" w15:userId="S::tomd@colostate.edu::04c1b0bd-fec5-4b6f-9842-e5392a2aabe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80"/>
    <w:rsid w:val="00001712"/>
    <w:rsid w:val="00001A65"/>
    <w:rsid w:val="00010D5D"/>
    <w:rsid w:val="00016F72"/>
    <w:rsid w:val="0001703F"/>
    <w:rsid w:val="00017DA3"/>
    <w:rsid w:val="00022169"/>
    <w:rsid w:val="00022B2A"/>
    <w:rsid w:val="0002306F"/>
    <w:rsid w:val="000333CC"/>
    <w:rsid w:val="000348BD"/>
    <w:rsid w:val="00035668"/>
    <w:rsid w:val="0003681E"/>
    <w:rsid w:val="00040B53"/>
    <w:rsid w:val="00040B66"/>
    <w:rsid w:val="00042E9D"/>
    <w:rsid w:val="0004330F"/>
    <w:rsid w:val="0004389C"/>
    <w:rsid w:val="000463EA"/>
    <w:rsid w:val="00046FED"/>
    <w:rsid w:val="000500FD"/>
    <w:rsid w:val="0005494B"/>
    <w:rsid w:val="00054C10"/>
    <w:rsid w:val="00056941"/>
    <w:rsid w:val="00057418"/>
    <w:rsid w:val="000578C7"/>
    <w:rsid w:val="000625F4"/>
    <w:rsid w:val="00062AE2"/>
    <w:rsid w:val="000658D3"/>
    <w:rsid w:val="00066F05"/>
    <w:rsid w:val="000676BD"/>
    <w:rsid w:val="000709E5"/>
    <w:rsid w:val="00071289"/>
    <w:rsid w:val="00072353"/>
    <w:rsid w:val="00072EB8"/>
    <w:rsid w:val="00074A46"/>
    <w:rsid w:val="00080AC3"/>
    <w:rsid w:val="00083482"/>
    <w:rsid w:val="00085EA4"/>
    <w:rsid w:val="00090834"/>
    <w:rsid w:val="00094101"/>
    <w:rsid w:val="00094577"/>
    <w:rsid w:val="00096D66"/>
    <w:rsid w:val="000A0219"/>
    <w:rsid w:val="000A1C4A"/>
    <w:rsid w:val="000A308C"/>
    <w:rsid w:val="000A4774"/>
    <w:rsid w:val="000A76FC"/>
    <w:rsid w:val="000B079F"/>
    <w:rsid w:val="000B1340"/>
    <w:rsid w:val="000B1CF4"/>
    <w:rsid w:val="000B3339"/>
    <w:rsid w:val="000B52D7"/>
    <w:rsid w:val="000B77C5"/>
    <w:rsid w:val="000C16F2"/>
    <w:rsid w:val="000C1E5B"/>
    <w:rsid w:val="000C378A"/>
    <w:rsid w:val="000C3E3F"/>
    <w:rsid w:val="000C45CA"/>
    <w:rsid w:val="000C46BE"/>
    <w:rsid w:val="000C50E1"/>
    <w:rsid w:val="000C5345"/>
    <w:rsid w:val="000C74AF"/>
    <w:rsid w:val="000D0EA9"/>
    <w:rsid w:val="000D1829"/>
    <w:rsid w:val="000D29AE"/>
    <w:rsid w:val="000D45CD"/>
    <w:rsid w:val="000D6D81"/>
    <w:rsid w:val="000E1747"/>
    <w:rsid w:val="000E2984"/>
    <w:rsid w:val="000E402B"/>
    <w:rsid w:val="000E4240"/>
    <w:rsid w:val="000E47DD"/>
    <w:rsid w:val="000E63C6"/>
    <w:rsid w:val="000E6F5C"/>
    <w:rsid w:val="000E7ECB"/>
    <w:rsid w:val="000F0358"/>
    <w:rsid w:val="000F08BD"/>
    <w:rsid w:val="000F25CF"/>
    <w:rsid w:val="000F2E88"/>
    <w:rsid w:val="000F3FB3"/>
    <w:rsid w:val="000F4B1F"/>
    <w:rsid w:val="000F6D32"/>
    <w:rsid w:val="000F7455"/>
    <w:rsid w:val="000F76BC"/>
    <w:rsid w:val="00100A52"/>
    <w:rsid w:val="00101495"/>
    <w:rsid w:val="001036A2"/>
    <w:rsid w:val="00105908"/>
    <w:rsid w:val="00110B60"/>
    <w:rsid w:val="001110C9"/>
    <w:rsid w:val="00112012"/>
    <w:rsid w:val="00113722"/>
    <w:rsid w:val="0012085F"/>
    <w:rsid w:val="001219A2"/>
    <w:rsid w:val="00122E99"/>
    <w:rsid w:val="00125C53"/>
    <w:rsid w:val="00126ACA"/>
    <w:rsid w:val="00130760"/>
    <w:rsid w:val="001309FB"/>
    <w:rsid w:val="0013314A"/>
    <w:rsid w:val="00140A8B"/>
    <w:rsid w:val="00140C75"/>
    <w:rsid w:val="00146D30"/>
    <w:rsid w:val="001470AD"/>
    <w:rsid w:val="00147251"/>
    <w:rsid w:val="00147288"/>
    <w:rsid w:val="00151DC1"/>
    <w:rsid w:val="00152518"/>
    <w:rsid w:val="0015467A"/>
    <w:rsid w:val="00155DD9"/>
    <w:rsid w:val="001600E8"/>
    <w:rsid w:val="00162154"/>
    <w:rsid w:val="001624AB"/>
    <w:rsid w:val="00162BBB"/>
    <w:rsid w:val="001653E3"/>
    <w:rsid w:val="00167246"/>
    <w:rsid w:val="00170404"/>
    <w:rsid w:val="001704DA"/>
    <w:rsid w:val="00172B5D"/>
    <w:rsid w:val="001756E9"/>
    <w:rsid w:val="00182E89"/>
    <w:rsid w:val="00185BDE"/>
    <w:rsid w:val="00185D43"/>
    <w:rsid w:val="00190190"/>
    <w:rsid w:val="00192CFE"/>
    <w:rsid w:val="001934FB"/>
    <w:rsid w:val="00194159"/>
    <w:rsid w:val="00194382"/>
    <w:rsid w:val="00194B6D"/>
    <w:rsid w:val="001A0C0F"/>
    <w:rsid w:val="001A0C9D"/>
    <w:rsid w:val="001A1D46"/>
    <w:rsid w:val="001B0BA4"/>
    <w:rsid w:val="001B1540"/>
    <w:rsid w:val="001B49BF"/>
    <w:rsid w:val="001B56AB"/>
    <w:rsid w:val="001B6B56"/>
    <w:rsid w:val="001C0B5D"/>
    <w:rsid w:val="001C2268"/>
    <w:rsid w:val="001C2A5F"/>
    <w:rsid w:val="001C407F"/>
    <w:rsid w:val="001C77E2"/>
    <w:rsid w:val="001D14FD"/>
    <w:rsid w:val="001D152E"/>
    <w:rsid w:val="001D1A55"/>
    <w:rsid w:val="001D5B36"/>
    <w:rsid w:val="001D5D44"/>
    <w:rsid w:val="001D661C"/>
    <w:rsid w:val="001D67F0"/>
    <w:rsid w:val="001E197F"/>
    <w:rsid w:val="001E21D7"/>
    <w:rsid w:val="001E2406"/>
    <w:rsid w:val="001E5D3D"/>
    <w:rsid w:val="001E61B9"/>
    <w:rsid w:val="001E6B17"/>
    <w:rsid w:val="001F134A"/>
    <w:rsid w:val="001F181D"/>
    <w:rsid w:val="001F25A6"/>
    <w:rsid w:val="001F41BD"/>
    <w:rsid w:val="001F42B5"/>
    <w:rsid w:val="00205203"/>
    <w:rsid w:val="00205E6B"/>
    <w:rsid w:val="002062ED"/>
    <w:rsid w:val="002107F1"/>
    <w:rsid w:val="002174D9"/>
    <w:rsid w:val="0022098C"/>
    <w:rsid w:val="00221F06"/>
    <w:rsid w:val="00223798"/>
    <w:rsid w:val="00223E37"/>
    <w:rsid w:val="002251D5"/>
    <w:rsid w:val="00227432"/>
    <w:rsid w:val="0022779A"/>
    <w:rsid w:val="002307C3"/>
    <w:rsid w:val="00233E21"/>
    <w:rsid w:val="0023481E"/>
    <w:rsid w:val="0023640C"/>
    <w:rsid w:val="00241CE2"/>
    <w:rsid w:val="00241E36"/>
    <w:rsid w:val="00241F97"/>
    <w:rsid w:val="0025099D"/>
    <w:rsid w:val="00250C6B"/>
    <w:rsid w:val="002510DC"/>
    <w:rsid w:val="00252E0A"/>
    <w:rsid w:val="002540B4"/>
    <w:rsid w:val="002542EA"/>
    <w:rsid w:val="00260135"/>
    <w:rsid w:val="00261CB7"/>
    <w:rsid w:val="00261E85"/>
    <w:rsid w:val="002647A2"/>
    <w:rsid w:val="00265C10"/>
    <w:rsid w:val="00266EE1"/>
    <w:rsid w:val="00267F06"/>
    <w:rsid w:val="002702B4"/>
    <w:rsid w:val="002709CC"/>
    <w:rsid w:val="00270F8D"/>
    <w:rsid w:val="002714C0"/>
    <w:rsid w:val="00272592"/>
    <w:rsid w:val="00273680"/>
    <w:rsid w:val="002800B9"/>
    <w:rsid w:val="0028024B"/>
    <w:rsid w:val="002815E7"/>
    <w:rsid w:val="00282D74"/>
    <w:rsid w:val="00285A65"/>
    <w:rsid w:val="00285B14"/>
    <w:rsid w:val="00285B54"/>
    <w:rsid w:val="002861B5"/>
    <w:rsid w:val="00286484"/>
    <w:rsid w:val="00287316"/>
    <w:rsid w:val="0029027A"/>
    <w:rsid w:val="0029050A"/>
    <w:rsid w:val="00290C85"/>
    <w:rsid w:val="0029763A"/>
    <w:rsid w:val="002A06A3"/>
    <w:rsid w:val="002A171A"/>
    <w:rsid w:val="002A1B7C"/>
    <w:rsid w:val="002A1BF4"/>
    <w:rsid w:val="002A2D5F"/>
    <w:rsid w:val="002A3397"/>
    <w:rsid w:val="002B03E2"/>
    <w:rsid w:val="002B4112"/>
    <w:rsid w:val="002B4F31"/>
    <w:rsid w:val="002B5EC7"/>
    <w:rsid w:val="002C0AD6"/>
    <w:rsid w:val="002C5533"/>
    <w:rsid w:val="002C6200"/>
    <w:rsid w:val="002C6A8A"/>
    <w:rsid w:val="002D34B8"/>
    <w:rsid w:val="002D35AB"/>
    <w:rsid w:val="002D3A5F"/>
    <w:rsid w:val="002D51AB"/>
    <w:rsid w:val="002E03A5"/>
    <w:rsid w:val="002E0ACD"/>
    <w:rsid w:val="002E0D02"/>
    <w:rsid w:val="002E27C3"/>
    <w:rsid w:val="002E3950"/>
    <w:rsid w:val="002E45C0"/>
    <w:rsid w:val="002F38A6"/>
    <w:rsid w:val="002F6E1D"/>
    <w:rsid w:val="002F6E4A"/>
    <w:rsid w:val="003001D8"/>
    <w:rsid w:val="0030080D"/>
    <w:rsid w:val="00304E53"/>
    <w:rsid w:val="00311820"/>
    <w:rsid w:val="003123E4"/>
    <w:rsid w:val="00312E42"/>
    <w:rsid w:val="003147D6"/>
    <w:rsid w:val="003215DF"/>
    <w:rsid w:val="003234FF"/>
    <w:rsid w:val="00325558"/>
    <w:rsid w:val="00330092"/>
    <w:rsid w:val="00335C18"/>
    <w:rsid w:val="0033639A"/>
    <w:rsid w:val="00336A26"/>
    <w:rsid w:val="00341C2A"/>
    <w:rsid w:val="003443FC"/>
    <w:rsid w:val="00347E0C"/>
    <w:rsid w:val="00354C67"/>
    <w:rsid w:val="00361765"/>
    <w:rsid w:val="00363390"/>
    <w:rsid w:val="00365C4B"/>
    <w:rsid w:val="00366BF6"/>
    <w:rsid w:val="00367AC8"/>
    <w:rsid w:val="003716E2"/>
    <w:rsid w:val="00373707"/>
    <w:rsid w:val="00373FD3"/>
    <w:rsid w:val="003748B6"/>
    <w:rsid w:val="00374FDD"/>
    <w:rsid w:val="003760E0"/>
    <w:rsid w:val="003810CA"/>
    <w:rsid w:val="00382B39"/>
    <w:rsid w:val="00391A86"/>
    <w:rsid w:val="003939AA"/>
    <w:rsid w:val="00397423"/>
    <w:rsid w:val="003A1C75"/>
    <w:rsid w:val="003A23A4"/>
    <w:rsid w:val="003A330B"/>
    <w:rsid w:val="003A44A7"/>
    <w:rsid w:val="003B08FA"/>
    <w:rsid w:val="003B0CBB"/>
    <w:rsid w:val="003B1709"/>
    <w:rsid w:val="003B3B65"/>
    <w:rsid w:val="003B402B"/>
    <w:rsid w:val="003C1C65"/>
    <w:rsid w:val="003D1EA8"/>
    <w:rsid w:val="003D2F8D"/>
    <w:rsid w:val="003D5D5E"/>
    <w:rsid w:val="003D6C19"/>
    <w:rsid w:val="003E0CA8"/>
    <w:rsid w:val="003E300B"/>
    <w:rsid w:val="003E4CCB"/>
    <w:rsid w:val="003E5029"/>
    <w:rsid w:val="003E69DA"/>
    <w:rsid w:val="003F0675"/>
    <w:rsid w:val="00403372"/>
    <w:rsid w:val="00405DA9"/>
    <w:rsid w:val="004148BD"/>
    <w:rsid w:val="004151C4"/>
    <w:rsid w:val="00420222"/>
    <w:rsid w:val="004204DF"/>
    <w:rsid w:val="00420AF1"/>
    <w:rsid w:val="004228DE"/>
    <w:rsid w:val="00423A3E"/>
    <w:rsid w:val="00423E69"/>
    <w:rsid w:val="00424D3E"/>
    <w:rsid w:val="0042761F"/>
    <w:rsid w:val="0043085A"/>
    <w:rsid w:val="0043162D"/>
    <w:rsid w:val="00435768"/>
    <w:rsid w:val="00437010"/>
    <w:rsid w:val="0044091C"/>
    <w:rsid w:val="00442E91"/>
    <w:rsid w:val="00445370"/>
    <w:rsid w:val="004465F4"/>
    <w:rsid w:val="00447E59"/>
    <w:rsid w:val="00451F98"/>
    <w:rsid w:val="00454468"/>
    <w:rsid w:val="004559CF"/>
    <w:rsid w:val="0045636E"/>
    <w:rsid w:val="00457DAC"/>
    <w:rsid w:val="004674B3"/>
    <w:rsid w:val="00467838"/>
    <w:rsid w:val="00467A4F"/>
    <w:rsid w:val="00467DB4"/>
    <w:rsid w:val="00471CB4"/>
    <w:rsid w:val="00472715"/>
    <w:rsid w:val="00472AB3"/>
    <w:rsid w:val="00474B5D"/>
    <w:rsid w:val="00474FE5"/>
    <w:rsid w:val="00476287"/>
    <w:rsid w:val="00477BA1"/>
    <w:rsid w:val="00481968"/>
    <w:rsid w:val="004821C8"/>
    <w:rsid w:val="004824A5"/>
    <w:rsid w:val="00482E82"/>
    <w:rsid w:val="00484032"/>
    <w:rsid w:val="00485444"/>
    <w:rsid w:val="00490201"/>
    <w:rsid w:val="004908EE"/>
    <w:rsid w:val="0049157A"/>
    <w:rsid w:val="00497DA8"/>
    <w:rsid w:val="004A0CBD"/>
    <w:rsid w:val="004A5D7A"/>
    <w:rsid w:val="004A61B7"/>
    <w:rsid w:val="004A788A"/>
    <w:rsid w:val="004A7B79"/>
    <w:rsid w:val="004B2772"/>
    <w:rsid w:val="004B56BA"/>
    <w:rsid w:val="004B5D85"/>
    <w:rsid w:val="004C09D3"/>
    <w:rsid w:val="004C10F3"/>
    <w:rsid w:val="004C225D"/>
    <w:rsid w:val="004C70E1"/>
    <w:rsid w:val="004D00D2"/>
    <w:rsid w:val="004D12BE"/>
    <w:rsid w:val="004D15F1"/>
    <w:rsid w:val="004D1E53"/>
    <w:rsid w:val="004D2015"/>
    <w:rsid w:val="004D2E40"/>
    <w:rsid w:val="004D4AB2"/>
    <w:rsid w:val="004D57FF"/>
    <w:rsid w:val="004D7BEF"/>
    <w:rsid w:val="004E0D59"/>
    <w:rsid w:val="004E4277"/>
    <w:rsid w:val="004E7A3E"/>
    <w:rsid w:val="004E7F65"/>
    <w:rsid w:val="004F55BA"/>
    <w:rsid w:val="004F5CAA"/>
    <w:rsid w:val="004F6010"/>
    <w:rsid w:val="00500330"/>
    <w:rsid w:val="00500EC0"/>
    <w:rsid w:val="00503633"/>
    <w:rsid w:val="0050400E"/>
    <w:rsid w:val="00504B8C"/>
    <w:rsid w:val="00511364"/>
    <w:rsid w:val="00513973"/>
    <w:rsid w:val="005139CE"/>
    <w:rsid w:val="0051452A"/>
    <w:rsid w:val="00514FAD"/>
    <w:rsid w:val="00515448"/>
    <w:rsid w:val="00515D47"/>
    <w:rsid w:val="00516353"/>
    <w:rsid w:val="00516DDC"/>
    <w:rsid w:val="005200B2"/>
    <w:rsid w:val="005215D6"/>
    <w:rsid w:val="0052248A"/>
    <w:rsid w:val="005244F5"/>
    <w:rsid w:val="00527CB8"/>
    <w:rsid w:val="0053365A"/>
    <w:rsid w:val="00533B4C"/>
    <w:rsid w:val="0053750B"/>
    <w:rsid w:val="00540DFE"/>
    <w:rsid w:val="0054317D"/>
    <w:rsid w:val="00543DE1"/>
    <w:rsid w:val="005446B5"/>
    <w:rsid w:val="00546D4C"/>
    <w:rsid w:val="0055294F"/>
    <w:rsid w:val="005538CD"/>
    <w:rsid w:val="005541F9"/>
    <w:rsid w:val="00554647"/>
    <w:rsid w:val="00561763"/>
    <w:rsid w:val="00561AC8"/>
    <w:rsid w:val="00563C18"/>
    <w:rsid w:val="00564E9A"/>
    <w:rsid w:val="00571814"/>
    <w:rsid w:val="00571F2A"/>
    <w:rsid w:val="0057308D"/>
    <w:rsid w:val="00573511"/>
    <w:rsid w:val="00573C37"/>
    <w:rsid w:val="00574994"/>
    <w:rsid w:val="00580114"/>
    <w:rsid w:val="00580EA2"/>
    <w:rsid w:val="00581142"/>
    <w:rsid w:val="00585155"/>
    <w:rsid w:val="00597C34"/>
    <w:rsid w:val="005A310E"/>
    <w:rsid w:val="005A6E4D"/>
    <w:rsid w:val="005B17B1"/>
    <w:rsid w:val="005B2364"/>
    <w:rsid w:val="005B2443"/>
    <w:rsid w:val="005B5367"/>
    <w:rsid w:val="005B6809"/>
    <w:rsid w:val="005C0475"/>
    <w:rsid w:val="005C067A"/>
    <w:rsid w:val="005C309D"/>
    <w:rsid w:val="005C38C0"/>
    <w:rsid w:val="005C3C59"/>
    <w:rsid w:val="005C4B9A"/>
    <w:rsid w:val="005C5386"/>
    <w:rsid w:val="005C56D2"/>
    <w:rsid w:val="005C64CA"/>
    <w:rsid w:val="005D3315"/>
    <w:rsid w:val="005D6871"/>
    <w:rsid w:val="005D7A16"/>
    <w:rsid w:val="005E39A4"/>
    <w:rsid w:val="005F39B4"/>
    <w:rsid w:val="005F45D0"/>
    <w:rsid w:val="005F501C"/>
    <w:rsid w:val="005F6CF2"/>
    <w:rsid w:val="006013EB"/>
    <w:rsid w:val="00601DD9"/>
    <w:rsid w:val="00603F8C"/>
    <w:rsid w:val="0060535F"/>
    <w:rsid w:val="00605B29"/>
    <w:rsid w:val="0060636F"/>
    <w:rsid w:val="006140AA"/>
    <w:rsid w:val="00616720"/>
    <w:rsid w:val="006213D1"/>
    <w:rsid w:val="0062313B"/>
    <w:rsid w:val="00630250"/>
    <w:rsid w:val="006311B2"/>
    <w:rsid w:val="00632FA4"/>
    <w:rsid w:val="00640781"/>
    <w:rsid w:val="00641C5E"/>
    <w:rsid w:val="00643A02"/>
    <w:rsid w:val="00644516"/>
    <w:rsid w:val="006455DF"/>
    <w:rsid w:val="0064596F"/>
    <w:rsid w:val="006516C8"/>
    <w:rsid w:val="00657422"/>
    <w:rsid w:val="00661975"/>
    <w:rsid w:val="0066475F"/>
    <w:rsid w:val="00670E38"/>
    <w:rsid w:val="00670E4E"/>
    <w:rsid w:val="00674292"/>
    <w:rsid w:val="00680419"/>
    <w:rsid w:val="00681C0F"/>
    <w:rsid w:val="00681F76"/>
    <w:rsid w:val="00683E51"/>
    <w:rsid w:val="00684288"/>
    <w:rsid w:val="0068549E"/>
    <w:rsid w:val="00687780"/>
    <w:rsid w:val="006909F5"/>
    <w:rsid w:val="006920D9"/>
    <w:rsid w:val="006931A2"/>
    <w:rsid w:val="006A0D8E"/>
    <w:rsid w:val="006A10BA"/>
    <w:rsid w:val="006A2A06"/>
    <w:rsid w:val="006A6AD6"/>
    <w:rsid w:val="006B0426"/>
    <w:rsid w:val="006B37E3"/>
    <w:rsid w:val="006C6FAE"/>
    <w:rsid w:val="006C7EAE"/>
    <w:rsid w:val="006D0DDA"/>
    <w:rsid w:val="006D5A81"/>
    <w:rsid w:val="006D75F7"/>
    <w:rsid w:val="006E037A"/>
    <w:rsid w:val="006E08E2"/>
    <w:rsid w:val="006E1836"/>
    <w:rsid w:val="006E1AC8"/>
    <w:rsid w:val="006E2FD9"/>
    <w:rsid w:val="006E4EB3"/>
    <w:rsid w:val="006E4F3F"/>
    <w:rsid w:val="006F2ACD"/>
    <w:rsid w:val="006F3E32"/>
    <w:rsid w:val="00700A23"/>
    <w:rsid w:val="00704B46"/>
    <w:rsid w:val="00711BC5"/>
    <w:rsid w:val="00717BA6"/>
    <w:rsid w:val="00720756"/>
    <w:rsid w:val="007330D2"/>
    <w:rsid w:val="00733CF9"/>
    <w:rsid w:val="00733F3D"/>
    <w:rsid w:val="00740F25"/>
    <w:rsid w:val="00741251"/>
    <w:rsid w:val="007421EB"/>
    <w:rsid w:val="00745029"/>
    <w:rsid w:val="0074560F"/>
    <w:rsid w:val="007477D3"/>
    <w:rsid w:val="00753AB6"/>
    <w:rsid w:val="007550D6"/>
    <w:rsid w:val="00760341"/>
    <w:rsid w:val="0076234F"/>
    <w:rsid w:val="00764072"/>
    <w:rsid w:val="00771322"/>
    <w:rsid w:val="007714F7"/>
    <w:rsid w:val="00773F95"/>
    <w:rsid w:val="00775CD9"/>
    <w:rsid w:val="007774E3"/>
    <w:rsid w:val="00777A84"/>
    <w:rsid w:val="00780594"/>
    <w:rsid w:val="007805EC"/>
    <w:rsid w:val="00787302"/>
    <w:rsid w:val="0079071C"/>
    <w:rsid w:val="0079195F"/>
    <w:rsid w:val="00791A1F"/>
    <w:rsid w:val="0079256E"/>
    <w:rsid w:val="00792E6B"/>
    <w:rsid w:val="007931F5"/>
    <w:rsid w:val="007941BF"/>
    <w:rsid w:val="00794624"/>
    <w:rsid w:val="007A02B3"/>
    <w:rsid w:val="007A151E"/>
    <w:rsid w:val="007A418D"/>
    <w:rsid w:val="007A48BF"/>
    <w:rsid w:val="007A6C3C"/>
    <w:rsid w:val="007B08C1"/>
    <w:rsid w:val="007B13A1"/>
    <w:rsid w:val="007B1B0A"/>
    <w:rsid w:val="007B5F91"/>
    <w:rsid w:val="007B7D2C"/>
    <w:rsid w:val="007C04F2"/>
    <w:rsid w:val="007C5CE5"/>
    <w:rsid w:val="007C60E2"/>
    <w:rsid w:val="007C6221"/>
    <w:rsid w:val="007C651C"/>
    <w:rsid w:val="007C6675"/>
    <w:rsid w:val="007C668A"/>
    <w:rsid w:val="007C6EB5"/>
    <w:rsid w:val="007D3422"/>
    <w:rsid w:val="007D43B2"/>
    <w:rsid w:val="007E036B"/>
    <w:rsid w:val="007E0F57"/>
    <w:rsid w:val="007E352F"/>
    <w:rsid w:val="007E4BC0"/>
    <w:rsid w:val="007E6AE7"/>
    <w:rsid w:val="007F53CE"/>
    <w:rsid w:val="007F6133"/>
    <w:rsid w:val="008008B9"/>
    <w:rsid w:val="00801568"/>
    <w:rsid w:val="00803E02"/>
    <w:rsid w:val="008048A5"/>
    <w:rsid w:val="0080707A"/>
    <w:rsid w:val="0081130A"/>
    <w:rsid w:val="00816059"/>
    <w:rsid w:val="008165FE"/>
    <w:rsid w:val="008172B4"/>
    <w:rsid w:val="008212A2"/>
    <w:rsid w:val="00822CBD"/>
    <w:rsid w:val="00823B7B"/>
    <w:rsid w:val="00824A50"/>
    <w:rsid w:val="00824D2F"/>
    <w:rsid w:val="00824DBF"/>
    <w:rsid w:val="008307C3"/>
    <w:rsid w:val="00830F90"/>
    <w:rsid w:val="008315A5"/>
    <w:rsid w:val="00834830"/>
    <w:rsid w:val="00836B7C"/>
    <w:rsid w:val="00840E5A"/>
    <w:rsid w:val="00841E4F"/>
    <w:rsid w:val="008443CB"/>
    <w:rsid w:val="00850BAE"/>
    <w:rsid w:val="00850FCC"/>
    <w:rsid w:val="00855C62"/>
    <w:rsid w:val="00855E94"/>
    <w:rsid w:val="00857712"/>
    <w:rsid w:val="008613A4"/>
    <w:rsid w:val="008709C8"/>
    <w:rsid w:val="00871F49"/>
    <w:rsid w:val="00872F45"/>
    <w:rsid w:val="008760EE"/>
    <w:rsid w:val="00881AFB"/>
    <w:rsid w:val="00881CC1"/>
    <w:rsid w:val="0088265D"/>
    <w:rsid w:val="008834F3"/>
    <w:rsid w:val="00885C0E"/>
    <w:rsid w:val="00887B9A"/>
    <w:rsid w:val="00890622"/>
    <w:rsid w:val="008925FB"/>
    <w:rsid w:val="00892775"/>
    <w:rsid w:val="00894DCB"/>
    <w:rsid w:val="00894FD0"/>
    <w:rsid w:val="008A192B"/>
    <w:rsid w:val="008A4514"/>
    <w:rsid w:val="008A527E"/>
    <w:rsid w:val="008B05D3"/>
    <w:rsid w:val="008B2B61"/>
    <w:rsid w:val="008B31CB"/>
    <w:rsid w:val="008B5F94"/>
    <w:rsid w:val="008B66E5"/>
    <w:rsid w:val="008B6760"/>
    <w:rsid w:val="008B72D2"/>
    <w:rsid w:val="008B7307"/>
    <w:rsid w:val="008C0D01"/>
    <w:rsid w:val="008C2C3A"/>
    <w:rsid w:val="008C4A22"/>
    <w:rsid w:val="008C7050"/>
    <w:rsid w:val="008D03DA"/>
    <w:rsid w:val="008D0710"/>
    <w:rsid w:val="008D42D1"/>
    <w:rsid w:val="008D4612"/>
    <w:rsid w:val="008D4CE5"/>
    <w:rsid w:val="008D67B4"/>
    <w:rsid w:val="008D76D7"/>
    <w:rsid w:val="008E1E9E"/>
    <w:rsid w:val="008E6561"/>
    <w:rsid w:val="008F431C"/>
    <w:rsid w:val="008F7604"/>
    <w:rsid w:val="009047F4"/>
    <w:rsid w:val="00907019"/>
    <w:rsid w:val="00912113"/>
    <w:rsid w:val="00913962"/>
    <w:rsid w:val="009144E6"/>
    <w:rsid w:val="009203F9"/>
    <w:rsid w:val="0092181B"/>
    <w:rsid w:val="0092218E"/>
    <w:rsid w:val="00922755"/>
    <w:rsid w:val="00923EA7"/>
    <w:rsid w:val="009267C0"/>
    <w:rsid w:val="00930A1E"/>
    <w:rsid w:val="00930D87"/>
    <w:rsid w:val="00936183"/>
    <w:rsid w:val="00937307"/>
    <w:rsid w:val="00937424"/>
    <w:rsid w:val="00940ED6"/>
    <w:rsid w:val="00941536"/>
    <w:rsid w:val="00941D47"/>
    <w:rsid w:val="00942E59"/>
    <w:rsid w:val="00947AE4"/>
    <w:rsid w:val="00950D19"/>
    <w:rsid w:val="00955713"/>
    <w:rsid w:val="0095662F"/>
    <w:rsid w:val="00957AEE"/>
    <w:rsid w:val="00962C57"/>
    <w:rsid w:val="0096303D"/>
    <w:rsid w:val="00970832"/>
    <w:rsid w:val="00973073"/>
    <w:rsid w:val="00977336"/>
    <w:rsid w:val="00980DF6"/>
    <w:rsid w:val="009815F2"/>
    <w:rsid w:val="009824DA"/>
    <w:rsid w:val="00982BC3"/>
    <w:rsid w:val="00985FBC"/>
    <w:rsid w:val="00987C34"/>
    <w:rsid w:val="00990799"/>
    <w:rsid w:val="00994828"/>
    <w:rsid w:val="009A1572"/>
    <w:rsid w:val="009A1792"/>
    <w:rsid w:val="009A2789"/>
    <w:rsid w:val="009A448B"/>
    <w:rsid w:val="009A47BE"/>
    <w:rsid w:val="009A5EB4"/>
    <w:rsid w:val="009A7DAA"/>
    <w:rsid w:val="009B2547"/>
    <w:rsid w:val="009B4F0C"/>
    <w:rsid w:val="009B5A8E"/>
    <w:rsid w:val="009C4C63"/>
    <w:rsid w:val="009C5D9A"/>
    <w:rsid w:val="009C60A1"/>
    <w:rsid w:val="009D010D"/>
    <w:rsid w:val="009D1BB9"/>
    <w:rsid w:val="009D35DA"/>
    <w:rsid w:val="009D3830"/>
    <w:rsid w:val="009D5A35"/>
    <w:rsid w:val="009D70C2"/>
    <w:rsid w:val="009E10B8"/>
    <w:rsid w:val="009E238B"/>
    <w:rsid w:val="009E3F62"/>
    <w:rsid w:val="009E579F"/>
    <w:rsid w:val="009E6887"/>
    <w:rsid w:val="009F0C91"/>
    <w:rsid w:val="009F0D0A"/>
    <w:rsid w:val="009F2238"/>
    <w:rsid w:val="009F2A4A"/>
    <w:rsid w:val="009F323D"/>
    <w:rsid w:val="009F5B47"/>
    <w:rsid w:val="00A01477"/>
    <w:rsid w:val="00A111CA"/>
    <w:rsid w:val="00A16701"/>
    <w:rsid w:val="00A1771F"/>
    <w:rsid w:val="00A21899"/>
    <w:rsid w:val="00A21C80"/>
    <w:rsid w:val="00A22ECE"/>
    <w:rsid w:val="00A24152"/>
    <w:rsid w:val="00A24D94"/>
    <w:rsid w:val="00A24E67"/>
    <w:rsid w:val="00A26E57"/>
    <w:rsid w:val="00A42569"/>
    <w:rsid w:val="00A42AA1"/>
    <w:rsid w:val="00A46D4C"/>
    <w:rsid w:val="00A5100A"/>
    <w:rsid w:val="00A53F64"/>
    <w:rsid w:val="00A55E2A"/>
    <w:rsid w:val="00A57055"/>
    <w:rsid w:val="00A6499C"/>
    <w:rsid w:val="00A67493"/>
    <w:rsid w:val="00A67738"/>
    <w:rsid w:val="00A67A8B"/>
    <w:rsid w:val="00A7019A"/>
    <w:rsid w:val="00A7109F"/>
    <w:rsid w:val="00A729CD"/>
    <w:rsid w:val="00A738F9"/>
    <w:rsid w:val="00A816F7"/>
    <w:rsid w:val="00A83254"/>
    <w:rsid w:val="00A83B79"/>
    <w:rsid w:val="00A8582F"/>
    <w:rsid w:val="00A9098F"/>
    <w:rsid w:val="00A91BDA"/>
    <w:rsid w:val="00A91ED0"/>
    <w:rsid w:val="00A92326"/>
    <w:rsid w:val="00A92855"/>
    <w:rsid w:val="00A93DCA"/>
    <w:rsid w:val="00A95D80"/>
    <w:rsid w:val="00AA18F6"/>
    <w:rsid w:val="00AA21E4"/>
    <w:rsid w:val="00AA236C"/>
    <w:rsid w:val="00AA245A"/>
    <w:rsid w:val="00AB4F25"/>
    <w:rsid w:val="00AC1DB0"/>
    <w:rsid w:val="00AC5B7F"/>
    <w:rsid w:val="00AD0597"/>
    <w:rsid w:val="00AD1A8A"/>
    <w:rsid w:val="00AD7D67"/>
    <w:rsid w:val="00AE04E0"/>
    <w:rsid w:val="00AE313D"/>
    <w:rsid w:val="00AE376E"/>
    <w:rsid w:val="00AE6916"/>
    <w:rsid w:val="00AF0681"/>
    <w:rsid w:val="00AF0F69"/>
    <w:rsid w:val="00AF1744"/>
    <w:rsid w:val="00AF1BC1"/>
    <w:rsid w:val="00AF34FD"/>
    <w:rsid w:val="00AF4274"/>
    <w:rsid w:val="00AF4712"/>
    <w:rsid w:val="00AF5041"/>
    <w:rsid w:val="00AF69F0"/>
    <w:rsid w:val="00B02DBD"/>
    <w:rsid w:val="00B07D44"/>
    <w:rsid w:val="00B10415"/>
    <w:rsid w:val="00B134DF"/>
    <w:rsid w:val="00B15492"/>
    <w:rsid w:val="00B1577E"/>
    <w:rsid w:val="00B172C0"/>
    <w:rsid w:val="00B17485"/>
    <w:rsid w:val="00B201CE"/>
    <w:rsid w:val="00B22545"/>
    <w:rsid w:val="00B228F2"/>
    <w:rsid w:val="00B30A44"/>
    <w:rsid w:val="00B32B7C"/>
    <w:rsid w:val="00B341D9"/>
    <w:rsid w:val="00B36CAA"/>
    <w:rsid w:val="00B41013"/>
    <w:rsid w:val="00B43BB8"/>
    <w:rsid w:val="00B5091F"/>
    <w:rsid w:val="00B530F8"/>
    <w:rsid w:val="00B536A0"/>
    <w:rsid w:val="00B55D91"/>
    <w:rsid w:val="00B5623C"/>
    <w:rsid w:val="00B61284"/>
    <w:rsid w:val="00B64AD6"/>
    <w:rsid w:val="00B64D33"/>
    <w:rsid w:val="00B64D37"/>
    <w:rsid w:val="00B656AD"/>
    <w:rsid w:val="00B67D8B"/>
    <w:rsid w:val="00B67F81"/>
    <w:rsid w:val="00B765E2"/>
    <w:rsid w:val="00B76C05"/>
    <w:rsid w:val="00B77972"/>
    <w:rsid w:val="00B80760"/>
    <w:rsid w:val="00B80CC3"/>
    <w:rsid w:val="00B81151"/>
    <w:rsid w:val="00B82D0D"/>
    <w:rsid w:val="00B82DEC"/>
    <w:rsid w:val="00B82E6C"/>
    <w:rsid w:val="00B866AD"/>
    <w:rsid w:val="00B87D59"/>
    <w:rsid w:val="00B90F6F"/>
    <w:rsid w:val="00B93E01"/>
    <w:rsid w:val="00B94FAD"/>
    <w:rsid w:val="00BA08DC"/>
    <w:rsid w:val="00BA0CB2"/>
    <w:rsid w:val="00BA307B"/>
    <w:rsid w:val="00BA3770"/>
    <w:rsid w:val="00BA50F5"/>
    <w:rsid w:val="00BA57FB"/>
    <w:rsid w:val="00BB12B7"/>
    <w:rsid w:val="00BB5D90"/>
    <w:rsid w:val="00BB67CC"/>
    <w:rsid w:val="00BB6971"/>
    <w:rsid w:val="00BB6EF5"/>
    <w:rsid w:val="00BC10E7"/>
    <w:rsid w:val="00BC2EFF"/>
    <w:rsid w:val="00BC6EF3"/>
    <w:rsid w:val="00BC749E"/>
    <w:rsid w:val="00BC7953"/>
    <w:rsid w:val="00BD2BB2"/>
    <w:rsid w:val="00BD38DD"/>
    <w:rsid w:val="00BD5BA4"/>
    <w:rsid w:val="00BD6B1F"/>
    <w:rsid w:val="00BD7A43"/>
    <w:rsid w:val="00BE0D87"/>
    <w:rsid w:val="00BE23AE"/>
    <w:rsid w:val="00BE5466"/>
    <w:rsid w:val="00BF08A3"/>
    <w:rsid w:val="00BF24B1"/>
    <w:rsid w:val="00BF3467"/>
    <w:rsid w:val="00BF7247"/>
    <w:rsid w:val="00BF75C5"/>
    <w:rsid w:val="00C00FD3"/>
    <w:rsid w:val="00C0127C"/>
    <w:rsid w:val="00C02C9C"/>
    <w:rsid w:val="00C05742"/>
    <w:rsid w:val="00C05D3C"/>
    <w:rsid w:val="00C111E7"/>
    <w:rsid w:val="00C11D8E"/>
    <w:rsid w:val="00C2057C"/>
    <w:rsid w:val="00C255B6"/>
    <w:rsid w:val="00C25BA1"/>
    <w:rsid w:val="00C27135"/>
    <w:rsid w:val="00C2781D"/>
    <w:rsid w:val="00C31F5A"/>
    <w:rsid w:val="00C336F3"/>
    <w:rsid w:val="00C3682E"/>
    <w:rsid w:val="00C36AD3"/>
    <w:rsid w:val="00C40160"/>
    <w:rsid w:val="00C44B2C"/>
    <w:rsid w:val="00C44B82"/>
    <w:rsid w:val="00C471E9"/>
    <w:rsid w:val="00C4751E"/>
    <w:rsid w:val="00C55010"/>
    <w:rsid w:val="00C556F5"/>
    <w:rsid w:val="00C66921"/>
    <w:rsid w:val="00C67782"/>
    <w:rsid w:val="00C678A9"/>
    <w:rsid w:val="00C70843"/>
    <w:rsid w:val="00C746F1"/>
    <w:rsid w:val="00C74A81"/>
    <w:rsid w:val="00C75909"/>
    <w:rsid w:val="00C76EE8"/>
    <w:rsid w:val="00C86264"/>
    <w:rsid w:val="00C950B2"/>
    <w:rsid w:val="00C96078"/>
    <w:rsid w:val="00C96FAE"/>
    <w:rsid w:val="00C97A85"/>
    <w:rsid w:val="00CA5108"/>
    <w:rsid w:val="00CA579E"/>
    <w:rsid w:val="00CA6B79"/>
    <w:rsid w:val="00CA6E52"/>
    <w:rsid w:val="00CA7BA4"/>
    <w:rsid w:val="00CB28CF"/>
    <w:rsid w:val="00CB4C05"/>
    <w:rsid w:val="00CB6DE8"/>
    <w:rsid w:val="00CC16BC"/>
    <w:rsid w:val="00CC23C8"/>
    <w:rsid w:val="00CC4295"/>
    <w:rsid w:val="00CC4AF9"/>
    <w:rsid w:val="00CC5AB1"/>
    <w:rsid w:val="00CC7113"/>
    <w:rsid w:val="00CD51EF"/>
    <w:rsid w:val="00CD5D6D"/>
    <w:rsid w:val="00CE2E5A"/>
    <w:rsid w:val="00CE3F02"/>
    <w:rsid w:val="00CE5B29"/>
    <w:rsid w:val="00CE7CA4"/>
    <w:rsid w:val="00CF4BC5"/>
    <w:rsid w:val="00CF554D"/>
    <w:rsid w:val="00D02D61"/>
    <w:rsid w:val="00D03821"/>
    <w:rsid w:val="00D051C6"/>
    <w:rsid w:val="00D06217"/>
    <w:rsid w:val="00D06353"/>
    <w:rsid w:val="00D067FD"/>
    <w:rsid w:val="00D11249"/>
    <w:rsid w:val="00D12808"/>
    <w:rsid w:val="00D135FC"/>
    <w:rsid w:val="00D1693D"/>
    <w:rsid w:val="00D16FD1"/>
    <w:rsid w:val="00D22BC8"/>
    <w:rsid w:val="00D236DE"/>
    <w:rsid w:val="00D2400E"/>
    <w:rsid w:val="00D26288"/>
    <w:rsid w:val="00D26BB2"/>
    <w:rsid w:val="00D26C43"/>
    <w:rsid w:val="00D2725F"/>
    <w:rsid w:val="00D274B4"/>
    <w:rsid w:val="00D316C9"/>
    <w:rsid w:val="00D31914"/>
    <w:rsid w:val="00D331C1"/>
    <w:rsid w:val="00D33B15"/>
    <w:rsid w:val="00D34283"/>
    <w:rsid w:val="00D36BC7"/>
    <w:rsid w:val="00D404C4"/>
    <w:rsid w:val="00D42F56"/>
    <w:rsid w:val="00D439AF"/>
    <w:rsid w:val="00D46806"/>
    <w:rsid w:val="00D4698F"/>
    <w:rsid w:val="00D502FB"/>
    <w:rsid w:val="00D5145E"/>
    <w:rsid w:val="00D54B5E"/>
    <w:rsid w:val="00D56764"/>
    <w:rsid w:val="00D56995"/>
    <w:rsid w:val="00D63A27"/>
    <w:rsid w:val="00D661FB"/>
    <w:rsid w:val="00D72803"/>
    <w:rsid w:val="00D7298A"/>
    <w:rsid w:val="00D733F1"/>
    <w:rsid w:val="00D754C0"/>
    <w:rsid w:val="00D80D27"/>
    <w:rsid w:val="00D812CB"/>
    <w:rsid w:val="00D8185D"/>
    <w:rsid w:val="00D877A7"/>
    <w:rsid w:val="00D91484"/>
    <w:rsid w:val="00D93E74"/>
    <w:rsid w:val="00D93FDE"/>
    <w:rsid w:val="00D97D25"/>
    <w:rsid w:val="00DA15C5"/>
    <w:rsid w:val="00DA2C83"/>
    <w:rsid w:val="00DA42F2"/>
    <w:rsid w:val="00DA6942"/>
    <w:rsid w:val="00DB05D0"/>
    <w:rsid w:val="00DB17E0"/>
    <w:rsid w:val="00DB18A2"/>
    <w:rsid w:val="00DB2056"/>
    <w:rsid w:val="00DB423F"/>
    <w:rsid w:val="00DB560D"/>
    <w:rsid w:val="00DB6675"/>
    <w:rsid w:val="00DC2603"/>
    <w:rsid w:val="00DC3598"/>
    <w:rsid w:val="00DC6BEE"/>
    <w:rsid w:val="00DC7476"/>
    <w:rsid w:val="00DD1564"/>
    <w:rsid w:val="00DD696B"/>
    <w:rsid w:val="00DD767F"/>
    <w:rsid w:val="00DD769F"/>
    <w:rsid w:val="00DE08D8"/>
    <w:rsid w:val="00DE2FF4"/>
    <w:rsid w:val="00DE31A5"/>
    <w:rsid w:val="00DE5590"/>
    <w:rsid w:val="00DE6879"/>
    <w:rsid w:val="00DE725A"/>
    <w:rsid w:val="00DF2538"/>
    <w:rsid w:val="00DF2687"/>
    <w:rsid w:val="00DF6528"/>
    <w:rsid w:val="00DF7552"/>
    <w:rsid w:val="00E00525"/>
    <w:rsid w:val="00E0226B"/>
    <w:rsid w:val="00E05E97"/>
    <w:rsid w:val="00E078ED"/>
    <w:rsid w:val="00E1052B"/>
    <w:rsid w:val="00E13A51"/>
    <w:rsid w:val="00E15D8E"/>
    <w:rsid w:val="00E16460"/>
    <w:rsid w:val="00E16520"/>
    <w:rsid w:val="00E16F47"/>
    <w:rsid w:val="00E176C2"/>
    <w:rsid w:val="00E20488"/>
    <w:rsid w:val="00E20C51"/>
    <w:rsid w:val="00E20F29"/>
    <w:rsid w:val="00E27E4F"/>
    <w:rsid w:val="00E27F89"/>
    <w:rsid w:val="00E34058"/>
    <w:rsid w:val="00E341B7"/>
    <w:rsid w:val="00E35309"/>
    <w:rsid w:val="00E40CF5"/>
    <w:rsid w:val="00E40E8F"/>
    <w:rsid w:val="00E411C9"/>
    <w:rsid w:val="00E42F1B"/>
    <w:rsid w:val="00E44332"/>
    <w:rsid w:val="00E4530F"/>
    <w:rsid w:val="00E462C2"/>
    <w:rsid w:val="00E4787E"/>
    <w:rsid w:val="00E53D06"/>
    <w:rsid w:val="00E55FEE"/>
    <w:rsid w:val="00E56254"/>
    <w:rsid w:val="00E604C1"/>
    <w:rsid w:val="00E620D1"/>
    <w:rsid w:val="00E646C7"/>
    <w:rsid w:val="00E65A20"/>
    <w:rsid w:val="00E706DA"/>
    <w:rsid w:val="00E71E3F"/>
    <w:rsid w:val="00E72B32"/>
    <w:rsid w:val="00E73794"/>
    <w:rsid w:val="00E73A4F"/>
    <w:rsid w:val="00E7500B"/>
    <w:rsid w:val="00E75C2E"/>
    <w:rsid w:val="00E76874"/>
    <w:rsid w:val="00E76A04"/>
    <w:rsid w:val="00E8293B"/>
    <w:rsid w:val="00E855C3"/>
    <w:rsid w:val="00E90AD5"/>
    <w:rsid w:val="00E915B1"/>
    <w:rsid w:val="00E91F7A"/>
    <w:rsid w:val="00E93E0D"/>
    <w:rsid w:val="00E94DF0"/>
    <w:rsid w:val="00E958A5"/>
    <w:rsid w:val="00E96730"/>
    <w:rsid w:val="00E97B3F"/>
    <w:rsid w:val="00EA55EE"/>
    <w:rsid w:val="00EA68EF"/>
    <w:rsid w:val="00EB2B83"/>
    <w:rsid w:val="00EB55C0"/>
    <w:rsid w:val="00EC07E6"/>
    <w:rsid w:val="00EC58A5"/>
    <w:rsid w:val="00ED0217"/>
    <w:rsid w:val="00ED11B8"/>
    <w:rsid w:val="00ED2776"/>
    <w:rsid w:val="00ED3996"/>
    <w:rsid w:val="00EE0F36"/>
    <w:rsid w:val="00EE3C31"/>
    <w:rsid w:val="00EF0580"/>
    <w:rsid w:val="00EF1C91"/>
    <w:rsid w:val="00F024DF"/>
    <w:rsid w:val="00F040C2"/>
    <w:rsid w:val="00F049C7"/>
    <w:rsid w:val="00F05AAB"/>
    <w:rsid w:val="00F0766E"/>
    <w:rsid w:val="00F10D8C"/>
    <w:rsid w:val="00F114F0"/>
    <w:rsid w:val="00F13D0D"/>
    <w:rsid w:val="00F1455F"/>
    <w:rsid w:val="00F14601"/>
    <w:rsid w:val="00F153E3"/>
    <w:rsid w:val="00F201BC"/>
    <w:rsid w:val="00F229A2"/>
    <w:rsid w:val="00F2578D"/>
    <w:rsid w:val="00F26143"/>
    <w:rsid w:val="00F2640F"/>
    <w:rsid w:val="00F30714"/>
    <w:rsid w:val="00F32710"/>
    <w:rsid w:val="00F42CFF"/>
    <w:rsid w:val="00F432A6"/>
    <w:rsid w:val="00F5090B"/>
    <w:rsid w:val="00F556FF"/>
    <w:rsid w:val="00F605F8"/>
    <w:rsid w:val="00F606B3"/>
    <w:rsid w:val="00F60F4B"/>
    <w:rsid w:val="00F62516"/>
    <w:rsid w:val="00F70171"/>
    <w:rsid w:val="00F724F1"/>
    <w:rsid w:val="00F73D61"/>
    <w:rsid w:val="00F74A15"/>
    <w:rsid w:val="00F824EC"/>
    <w:rsid w:val="00F84B0D"/>
    <w:rsid w:val="00F84DBE"/>
    <w:rsid w:val="00F903FD"/>
    <w:rsid w:val="00F93877"/>
    <w:rsid w:val="00F97937"/>
    <w:rsid w:val="00FA0335"/>
    <w:rsid w:val="00FA062F"/>
    <w:rsid w:val="00FA0B6B"/>
    <w:rsid w:val="00FA25E4"/>
    <w:rsid w:val="00FA3B4E"/>
    <w:rsid w:val="00FA4632"/>
    <w:rsid w:val="00FA6190"/>
    <w:rsid w:val="00FB2B0F"/>
    <w:rsid w:val="00FB3DE6"/>
    <w:rsid w:val="00FB4FE5"/>
    <w:rsid w:val="00FB536B"/>
    <w:rsid w:val="00FB5812"/>
    <w:rsid w:val="00FB632D"/>
    <w:rsid w:val="00FC0698"/>
    <w:rsid w:val="00FC1CF4"/>
    <w:rsid w:val="00FC35D2"/>
    <w:rsid w:val="00FC4A20"/>
    <w:rsid w:val="00FC4AE5"/>
    <w:rsid w:val="00FC5822"/>
    <w:rsid w:val="00FC5B4E"/>
    <w:rsid w:val="00FC5EF5"/>
    <w:rsid w:val="00FC72E5"/>
    <w:rsid w:val="00FD4949"/>
    <w:rsid w:val="00FD5565"/>
    <w:rsid w:val="00FD5AE2"/>
    <w:rsid w:val="00FD73CC"/>
    <w:rsid w:val="00FD7648"/>
    <w:rsid w:val="00FE4328"/>
    <w:rsid w:val="00FE641B"/>
    <w:rsid w:val="00FF3C7B"/>
    <w:rsid w:val="00FF44AF"/>
    <w:rsid w:val="00FF79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3462C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uiPriority="9"/>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814C72"/>
    <w:rPr>
      <w:sz w:val="24"/>
      <w:szCs w:val="24"/>
    </w:rPr>
  </w:style>
  <w:style w:type="paragraph" w:styleId="Heading1">
    <w:name w:val="heading 1"/>
    <w:basedOn w:val="Normal"/>
    <w:next w:val="Normal"/>
    <w:link w:val="Heading1Char"/>
    <w:uiPriority w:val="9"/>
    <w:qFormat/>
    <w:pPr>
      <w:keepNext/>
      <w:widowControl w:val="0"/>
      <w:tabs>
        <w:tab w:val="left" w:pos="80"/>
        <w:tab w:val="left" w:pos="400"/>
        <w:tab w:val="left" w:pos="520"/>
        <w:tab w:val="left" w:pos="620"/>
        <w:tab w:val="left" w:pos="720"/>
        <w:tab w:val="left" w:pos="900"/>
        <w:tab w:val="left" w:pos="1080"/>
        <w:tab w:val="left" w:pos="1440"/>
        <w:tab w:val="left" w:pos="1520"/>
        <w:tab w:val="left" w:pos="1620"/>
        <w:tab w:val="left" w:pos="1700"/>
        <w:tab w:val="left" w:pos="1880"/>
        <w:tab w:val="left" w:pos="2160"/>
        <w:tab w:val="left" w:pos="2420"/>
        <w:tab w:val="left" w:pos="2880"/>
        <w:tab w:val="left" w:pos="4680"/>
        <w:tab w:val="left" w:pos="6980"/>
        <w:tab w:val="left" w:pos="7020"/>
        <w:tab w:val="left" w:pos="9260"/>
      </w:tabs>
      <w:autoSpaceDE w:val="0"/>
      <w:autoSpaceDN w:val="0"/>
      <w:adjustRightInd w:val="0"/>
      <w:spacing w:line="320" w:lineRule="atLeast"/>
      <w:ind w:left="1620" w:hanging="540"/>
      <w:outlineLvl w:val="0"/>
    </w:pPr>
    <w:rPr>
      <w:rFonts w:ascii="Times" w:hAnsi="Times"/>
      <w:i/>
      <w:iCs/>
    </w:rPr>
  </w:style>
  <w:style w:type="paragraph" w:styleId="Heading2">
    <w:name w:val="heading 2"/>
    <w:basedOn w:val="Normal"/>
    <w:next w:val="Normal"/>
    <w:qFormat/>
    <w:pPr>
      <w:keepNext/>
      <w:tabs>
        <w:tab w:val="left" w:pos="80"/>
        <w:tab w:val="left" w:pos="400"/>
        <w:tab w:val="left" w:pos="520"/>
        <w:tab w:val="left" w:pos="620"/>
        <w:tab w:val="left" w:pos="720"/>
        <w:tab w:val="left" w:pos="900"/>
        <w:tab w:val="left" w:pos="1080"/>
        <w:tab w:val="left" w:pos="1520"/>
        <w:tab w:val="left" w:pos="1700"/>
        <w:tab w:val="left" w:pos="1880"/>
        <w:tab w:val="left" w:pos="2420"/>
        <w:tab w:val="left" w:pos="4680"/>
        <w:tab w:val="left" w:pos="6980"/>
        <w:tab w:val="left" w:pos="7020"/>
        <w:tab w:val="center" w:pos="9260"/>
      </w:tabs>
      <w:spacing w:line="240" w:lineRule="atLeast"/>
      <w:ind w:right="-36"/>
      <w:outlineLvl w:val="1"/>
    </w:pPr>
    <w:rPr>
      <w:b/>
      <w:bCs/>
      <w:sz w:val="22"/>
    </w:rPr>
  </w:style>
  <w:style w:type="paragraph" w:styleId="Heading3">
    <w:name w:val="heading 3"/>
    <w:basedOn w:val="Normal"/>
    <w:next w:val="Normal"/>
    <w:qFormat/>
    <w:pPr>
      <w:keepNext/>
      <w:widowControl w:val="0"/>
      <w:tabs>
        <w:tab w:val="left" w:pos="80"/>
        <w:tab w:val="left" w:pos="400"/>
        <w:tab w:val="left" w:pos="520"/>
        <w:tab w:val="left" w:pos="620"/>
        <w:tab w:val="left" w:pos="720"/>
        <w:tab w:val="left" w:pos="900"/>
        <w:tab w:val="left" w:pos="1080"/>
        <w:tab w:val="left" w:pos="1260"/>
        <w:tab w:val="left" w:pos="1440"/>
        <w:tab w:val="left" w:pos="1520"/>
        <w:tab w:val="left" w:pos="1620"/>
        <w:tab w:val="left" w:pos="1700"/>
        <w:tab w:val="left" w:pos="1880"/>
        <w:tab w:val="left" w:pos="2160"/>
        <w:tab w:val="left" w:pos="2420"/>
        <w:tab w:val="left" w:pos="2880"/>
        <w:tab w:val="left" w:pos="4680"/>
        <w:tab w:val="left" w:pos="6980"/>
        <w:tab w:val="left" w:pos="7020"/>
        <w:tab w:val="center" w:pos="9260"/>
      </w:tabs>
      <w:autoSpaceDE w:val="0"/>
      <w:autoSpaceDN w:val="0"/>
      <w:adjustRightInd w:val="0"/>
      <w:spacing w:line="240" w:lineRule="atLeast"/>
      <w:ind w:left="400" w:right="-700" w:hanging="400"/>
      <w:jc w:val="both"/>
      <w:outlineLvl w:val="2"/>
    </w:pPr>
    <w:rPr>
      <w:rFonts w:ascii="Times" w:hAnsi="Times"/>
    </w:rPr>
  </w:style>
  <w:style w:type="paragraph" w:styleId="Heading4">
    <w:name w:val="heading 4"/>
    <w:basedOn w:val="Normal"/>
    <w:next w:val="Normal"/>
    <w:qFormat/>
    <w:pPr>
      <w:keepNext/>
      <w:widowControl w:val="0"/>
      <w:tabs>
        <w:tab w:val="left" w:pos="80"/>
        <w:tab w:val="left" w:pos="520"/>
        <w:tab w:val="left" w:pos="620"/>
        <w:tab w:val="left" w:pos="900"/>
        <w:tab w:val="left" w:pos="1520"/>
        <w:tab w:val="left" w:pos="1700"/>
        <w:tab w:val="left" w:pos="1880"/>
        <w:tab w:val="left" w:pos="2160"/>
        <w:tab w:val="left" w:pos="2420"/>
        <w:tab w:val="left" w:pos="4680"/>
        <w:tab w:val="left" w:pos="6980"/>
        <w:tab w:val="left" w:pos="7020"/>
        <w:tab w:val="left" w:pos="9260"/>
      </w:tabs>
      <w:autoSpaceDE w:val="0"/>
      <w:autoSpaceDN w:val="0"/>
      <w:adjustRightInd w:val="0"/>
      <w:spacing w:line="280" w:lineRule="atLeast"/>
      <w:ind w:right="-700"/>
      <w:jc w:val="both"/>
      <w:outlineLvl w:val="3"/>
    </w:pPr>
    <w:rPr>
      <w:b/>
      <w:bCs/>
    </w:rPr>
  </w:style>
  <w:style w:type="paragraph" w:styleId="Heading5">
    <w:name w:val="heading 5"/>
    <w:basedOn w:val="Normal"/>
    <w:next w:val="Normal"/>
    <w:qFormat/>
    <w:pPr>
      <w:keepNext/>
      <w:widowControl w:val="0"/>
      <w:tabs>
        <w:tab w:val="left" w:pos="2160"/>
        <w:tab w:val="left" w:pos="2880"/>
        <w:tab w:val="left" w:pos="8640"/>
      </w:tabs>
      <w:autoSpaceDE w:val="0"/>
      <w:autoSpaceDN w:val="0"/>
      <w:adjustRightInd w:val="0"/>
      <w:spacing w:line="320" w:lineRule="atLeast"/>
      <w:ind w:left="1260" w:right="-700" w:hanging="450"/>
      <w:outlineLvl w:val="4"/>
    </w:pPr>
  </w:style>
  <w:style w:type="paragraph" w:styleId="Heading6">
    <w:name w:val="heading 6"/>
    <w:basedOn w:val="Normal"/>
    <w:next w:val="Normal"/>
    <w:qFormat/>
    <w:pPr>
      <w:keepNext/>
      <w:widowControl w:val="0"/>
      <w:tabs>
        <w:tab w:val="left" w:pos="400"/>
        <w:tab w:val="left" w:pos="720"/>
        <w:tab w:val="left" w:pos="900"/>
        <w:tab w:val="left" w:pos="1080"/>
        <w:tab w:val="left" w:pos="1520"/>
        <w:tab w:val="left" w:pos="1700"/>
        <w:tab w:val="left" w:pos="1880"/>
        <w:tab w:val="left" w:pos="2160"/>
        <w:tab w:val="left" w:pos="2420"/>
        <w:tab w:val="left" w:pos="4680"/>
        <w:tab w:val="left" w:pos="6980"/>
        <w:tab w:val="left" w:pos="7020"/>
        <w:tab w:val="center" w:pos="9260"/>
      </w:tabs>
      <w:autoSpaceDE w:val="0"/>
      <w:autoSpaceDN w:val="0"/>
      <w:adjustRightInd w:val="0"/>
      <w:spacing w:line="240" w:lineRule="atLeast"/>
      <w:ind w:left="1080" w:right="-700"/>
      <w:jc w:val="both"/>
      <w:outlineLvl w:val="5"/>
    </w:pPr>
    <w:rPr>
      <w:u w:val="single"/>
    </w:rPr>
  </w:style>
  <w:style w:type="paragraph" w:styleId="Heading7">
    <w:name w:val="heading 7"/>
    <w:basedOn w:val="Normal"/>
    <w:next w:val="Normal"/>
    <w:qFormat/>
    <w:pPr>
      <w:keepNext/>
      <w:widowControl w:val="0"/>
      <w:tabs>
        <w:tab w:val="left" w:pos="2160"/>
        <w:tab w:val="left" w:pos="2880"/>
        <w:tab w:val="left" w:pos="8640"/>
      </w:tabs>
      <w:autoSpaceDE w:val="0"/>
      <w:autoSpaceDN w:val="0"/>
      <w:adjustRightInd w:val="0"/>
      <w:spacing w:line="320" w:lineRule="atLeast"/>
      <w:ind w:left="1080" w:right="1440"/>
      <w:outlineLvl w:val="6"/>
    </w:pPr>
  </w:style>
  <w:style w:type="paragraph" w:styleId="Heading8">
    <w:name w:val="heading 8"/>
    <w:basedOn w:val="Normal"/>
    <w:next w:val="Normal"/>
    <w:qFormat/>
    <w:pPr>
      <w:keepNext/>
      <w:widowControl w:val="0"/>
      <w:tabs>
        <w:tab w:val="left" w:pos="80"/>
        <w:tab w:val="left" w:pos="400"/>
        <w:tab w:val="left" w:pos="520"/>
        <w:tab w:val="left" w:pos="620"/>
        <w:tab w:val="left" w:pos="720"/>
        <w:tab w:val="left" w:pos="900"/>
        <w:tab w:val="left" w:pos="1440"/>
        <w:tab w:val="left" w:pos="1520"/>
        <w:tab w:val="left" w:pos="1880"/>
        <w:tab w:val="left" w:pos="2160"/>
        <w:tab w:val="left" w:pos="2420"/>
        <w:tab w:val="left" w:pos="2880"/>
        <w:tab w:val="left" w:pos="4680"/>
        <w:tab w:val="left" w:pos="6980"/>
        <w:tab w:val="left" w:pos="7020"/>
        <w:tab w:val="left" w:pos="9260"/>
      </w:tabs>
      <w:autoSpaceDE w:val="0"/>
      <w:autoSpaceDN w:val="0"/>
      <w:adjustRightInd w:val="0"/>
      <w:spacing w:line="320" w:lineRule="atLeast"/>
      <w:ind w:left="1080" w:right="-700"/>
      <w:outlineLvl w:val="7"/>
    </w:pPr>
  </w:style>
  <w:style w:type="paragraph" w:styleId="Heading9">
    <w:name w:val="heading 9"/>
    <w:basedOn w:val="Normal"/>
    <w:next w:val="Normal"/>
    <w:qFormat/>
    <w:pPr>
      <w:keepNext/>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Indent3">
    <w:name w:val="Body Text Indent 3"/>
    <w:basedOn w:val="Normal"/>
    <w:pPr>
      <w:widowControl w:val="0"/>
      <w:tabs>
        <w:tab w:val="left" w:pos="80"/>
        <w:tab w:val="left" w:pos="520"/>
        <w:tab w:val="left" w:pos="620"/>
        <w:tab w:val="left" w:pos="900"/>
        <w:tab w:val="left" w:pos="1520"/>
        <w:tab w:val="left" w:pos="1700"/>
        <w:tab w:val="left" w:pos="1880"/>
        <w:tab w:val="left" w:pos="2160"/>
        <w:tab w:val="left" w:pos="2420"/>
        <w:tab w:val="left" w:pos="4680"/>
        <w:tab w:val="left" w:pos="6980"/>
        <w:tab w:val="left" w:pos="7020"/>
        <w:tab w:val="left" w:pos="9260"/>
      </w:tabs>
      <w:autoSpaceDE w:val="0"/>
      <w:autoSpaceDN w:val="0"/>
      <w:adjustRightInd w:val="0"/>
      <w:spacing w:line="280" w:lineRule="atLeast"/>
      <w:ind w:right="-700" w:firstLine="540"/>
      <w:jc w:val="both"/>
    </w:pPr>
  </w:style>
  <w:style w:type="paragraph" w:styleId="BodyText">
    <w:name w:val="Body Text"/>
    <w:basedOn w:val="Normal"/>
    <w:pPr>
      <w:widowControl w:val="0"/>
      <w:tabs>
        <w:tab w:val="left" w:pos="180"/>
        <w:tab w:val="left" w:pos="1520"/>
        <w:tab w:val="left" w:pos="1700"/>
        <w:tab w:val="left" w:pos="1880"/>
        <w:tab w:val="left" w:pos="2160"/>
        <w:tab w:val="left" w:pos="2340"/>
        <w:tab w:val="left" w:pos="2420"/>
        <w:tab w:val="left" w:pos="4680"/>
        <w:tab w:val="left" w:pos="6980"/>
        <w:tab w:val="left" w:pos="7020"/>
        <w:tab w:val="left" w:pos="9260"/>
      </w:tabs>
      <w:autoSpaceDE w:val="0"/>
      <w:autoSpaceDN w:val="0"/>
      <w:adjustRightInd w:val="0"/>
      <w:spacing w:line="280" w:lineRule="atLeast"/>
      <w:ind w:right="-700"/>
      <w:jc w:val="both"/>
    </w:pPr>
  </w:style>
  <w:style w:type="paragraph" w:styleId="BodyText2">
    <w:name w:val="Body Text 2"/>
    <w:basedOn w:val="Normal"/>
    <w:pPr>
      <w:widowControl w:val="0"/>
      <w:tabs>
        <w:tab w:val="left" w:pos="2160"/>
        <w:tab w:val="left" w:pos="2880"/>
        <w:tab w:val="left" w:pos="8640"/>
      </w:tabs>
      <w:autoSpaceDE w:val="0"/>
      <w:autoSpaceDN w:val="0"/>
      <w:adjustRightInd w:val="0"/>
      <w:spacing w:after="200" w:line="320" w:lineRule="atLeast"/>
      <w:ind w:right="20"/>
      <w:jc w:val="both"/>
    </w:pPr>
  </w:style>
  <w:style w:type="paragraph" w:styleId="BodyText3">
    <w:name w:val="Body Text 3"/>
    <w:basedOn w:val="Normal"/>
    <w:pPr>
      <w:widowControl w:val="0"/>
      <w:tabs>
        <w:tab w:val="left" w:pos="80"/>
        <w:tab w:val="left" w:pos="1170"/>
        <w:tab w:val="left" w:pos="1530"/>
        <w:tab w:val="left" w:pos="1700"/>
        <w:tab w:val="left" w:pos="1880"/>
        <w:tab w:val="left" w:pos="1980"/>
        <w:tab w:val="left" w:pos="2160"/>
        <w:tab w:val="left" w:pos="2420"/>
        <w:tab w:val="left" w:pos="4680"/>
        <w:tab w:val="left" w:pos="6980"/>
        <w:tab w:val="left" w:pos="7020"/>
        <w:tab w:val="left" w:pos="9260"/>
      </w:tabs>
      <w:autoSpaceDE w:val="0"/>
      <w:autoSpaceDN w:val="0"/>
      <w:adjustRightInd w:val="0"/>
      <w:spacing w:line="280" w:lineRule="atLeast"/>
      <w:jc w:val="both"/>
    </w:pPr>
  </w:style>
  <w:style w:type="paragraph" w:styleId="BlockText">
    <w:name w:val="Block Text"/>
    <w:basedOn w:val="Normal"/>
    <w:pPr>
      <w:widowControl w:val="0"/>
      <w:tabs>
        <w:tab w:val="left" w:pos="80"/>
        <w:tab w:val="left" w:pos="400"/>
        <w:tab w:val="left" w:pos="520"/>
        <w:tab w:val="left" w:pos="620"/>
        <w:tab w:val="left" w:pos="720"/>
        <w:tab w:val="left" w:pos="900"/>
        <w:tab w:val="left" w:pos="1080"/>
        <w:tab w:val="left" w:pos="1440"/>
        <w:tab w:val="left" w:pos="1520"/>
        <w:tab w:val="left" w:pos="1620"/>
        <w:tab w:val="left" w:pos="1700"/>
        <w:tab w:val="left" w:pos="1880"/>
        <w:tab w:val="left" w:pos="2160"/>
        <w:tab w:val="left" w:pos="2420"/>
        <w:tab w:val="left" w:pos="2880"/>
        <w:tab w:val="left" w:pos="4680"/>
        <w:tab w:val="left" w:pos="6980"/>
        <w:tab w:val="left" w:pos="7020"/>
        <w:tab w:val="left" w:pos="9260"/>
      </w:tabs>
      <w:autoSpaceDE w:val="0"/>
      <w:autoSpaceDN w:val="0"/>
      <w:adjustRightInd w:val="0"/>
      <w:spacing w:line="320" w:lineRule="atLeast"/>
      <w:ind w:left="1620" w:right="-700" w:hanging="540"/>
    </w:pPr>
  </w:style>
  <w:style w:type="paragraph" w:styleId="BodyTextIndent2">
    <w:name w:val="Body Text Indent 2"/>
    <w:basedOn w:val="Normal"/>
    <w:pPr>
      <w:widowControl w:val="0"/>
      <w:tabs>
        <w:tab w:val="left" w:pos="80"/>
        <w:tab w:val="left" w:pos="400"/>
        <w:tab w:val="left" w:pos="520"/>
        <w:tab w:val="left" w:pos="620"/>
        <w:tab w:val="left" w:pos="720"/>
        <w:tab w:val="left" w:pos="900"/>
        <w:tab w:val="left" w:pos="1080"/>
        <w:tab w:val="left" w:pos="1440"/>
        <w:tab w:val="left" w:pos="1520"/>
        <w:tab w:val="left" w:pos="1620"/>
        <w:tab w:val="left" w:pos="1700"/>
        <w:tab w:val="left" w:pos="1880"/>
        <w:tab w:val="left" w:pos="2160"/>
        <w:tab w:val="left" w:pos="2420"/>
        <w:tab w:val="left" w:pos="2880"/>
        <w:tab w:val="left" w:pos="4680"/>
        <w:tab w:val="left" w:pos="6980"/>
        <w:tab w:val="left" w:pos="7020"/>
        <w:tab w:val="left" w:pos="9260"/>
      </w:tabs>
      <w:autoSpaceDE w:val="0"/>
      <w:autoSpaceDN w:val="0"/>
      <w:adjustRightInd w:val="0"/>
      <w:spacing w:line="320" w:lineRule="atLeast"/>
      <w:ind w:left="1620" w:hanging="540"/>
    </w:pPr>
    <w:rPr>
      <w:rFonts w:ascii="Times" w:hAnsi="Times"/>
    </w:rPr>
  </w:style>
  <w:style w:type="character" w:styleId="FollowedHyperlink">
    <w:name w:val="FollowedHyperlink"/>
    <w:rPr>
      <w:color w:val="800080"/>
      <w:u w:val="single"/>
    </w:rPr>
  </w:style>
  <w:style w:type="paragraph" w:styleId="NormalWeb">
    <w:name w:val="Normal (Web)"/>
    <w:basedOn w:val="Normal"/>
    <w:uiPriority w:val="99"/>
    <w:rsid w:val="00EC5D45"/>
    <w:pPr>
      <w:spacing w:before="100" w:beforeAutospacing="1" w:after="100" w:afterAutospacing="1"/>
    </w:pPr>
  </w:style>
  <w:style w:type="paragraph" w:styleId="BodyTextIndent">
    <w:name w:val="Body Text Indent"/>
    <w:basedOn w:val="Normal"/>
    <w:rsid w:val="006D4A73"/>
    <w:pPr>
      <w:spacing w:after="120"/>
      <w:ind w:left="360"/>
    </w:pPr>
  </w:style>
  <w:style w:type="paragraph" w:styleId="Header">
    <w:name w:val="header"/>
    <w:basedOn w:val="Normal"/>
    <w:rsid w:val="00876CEB"/>
    <w:pPr>
      <w:tabs>
        <w:tab w:val="center" w:pos="4320"/>
        <w:tab w:val="right" w:pos="8640"/>
      </w:tabs>
    </w:pPr>
  </w:style>
  <w:style w:type="paragraph" w:styleId="Footer">
    <w:name w:val="footer"/>
    <w:basedOn w:val="Normal"/>
    <w:rsid w:val="00876CEB"/>
    <w:pPr>
      <w:tabs>
        <w:tab w:val="center" w:pos="4320"/>
        <w:tab w:val="right" w:pos="8640"/>
      </w:tabs>
    </w:pPr>
  </w:style>
  <w:style w:type="character" w:styleId="PageNumber">
    <w:name w:val="page number"/>
    <w:basedOn w:val="DefaultParagraphFont"/>
    <w:rsid w:val="00876CEB"/>
  </w:style>
  <w:style w:type="paragraph" w:styleId="ListBullet">
    <w:name w:val="List Bullet"/>
    <w:basedOn w:val="Normal"/>
    <w:rsid w:val="00FE3F7D"/>
    <w:pPr>
      <w:numPr>
        <w:numId w:val="7"/>
      </w:numPr>
    </w:pPr>
    <w:rPr>
      <w:rFonts w:ascii="Arial" w:hAnsi="Arial"/>
      <w:sz w:val="20"/>
    </w:rPr>
  </w:style>
  <w:style w:type="character" w:styleId="HTMLCite">
    <w:name w:val="HTML Cite"/>
    <w:uiPriority w:val="99"/>
    <w:rsid w:val="00FE79B2"/>
    <w:rPr>
      <w:i/>
    </w:rPr>
  </w:style>
  <w:style w:type="paragraph" w:styleId="ListParagraph">
    <w:name w:val="List Paragraph"/>
    <w:basedOn w:val="Normal"/>
    <w:uiPriority w:val="34"/>
    <w:qFormat/>
    <w:rsid w:val="00373707"/>
    <w:pPr>
      <w:ind w:left="720"/>
      <w:contextualSpacing/>
    </w:pPr>
  </w:style>
  <w:style w:type="paragraph" w:styleId="BalloonText">
    <w:name w:val="Balloon Text"/>
    <w:basedOn w:val="Normal"/>
    <w:link w:val="BalloonTextChar"/>
    <w:rsid w:val="00563C18"/>
    <w:rPr>
      <w:rFonts w:ascii="Lucida Grande" w:hAnsi="Lucida Grande" w:cs="Lucida Grande"/>
      <w:sz w:val="18"/>
      <w:szCs w:val="18"/>
    </w:rPr>
  </w:style>
  <w:style w:type="character" w:customStyle="1" w:styleId="BalloonTextChar">
    <w:name w:val="Balloon Text Char"/>
    <w:basedOn w:val="DefaultParagraphFont"/>
    <w:link w:val="BalloonText"/>
    <w:rsid w:val="00563C18"/>
    <w:rPr>
      <w:rFonts w:ascii="Lucida Grande" w:hAnsi="Lucida Grande" w:cs="Lucida Grande"/>
      <w:sz w:val="18"/>
      <w:szCs w:val="18"/>
    </w:rPr>
  </w:style>
  <w:style w:type="character" w:styleId="CommentReference">
    <w:name w:val="annotation reference"/>
    <w:basedOn w:val="DefaultParagraphFont"/>
    <w:rsid w:val="00C76EE8"/>
    <w:rPr>
      <w:sz w:val="18"/>
      <w:szCs w:val="18"/>
    </w:rPr>
  </w:style>
  <w:style w:type="paragraph" w:styleId="CommentText">
    <w:name w:val="annotation text"/>
    <w:basedOn w:val="Normal"/>
    <w:link w:val="CommentTextChar"/>
    <w:rsid w:val="00C76EE8"/>
  </w:style>
  <w:style w:type="character" w:customStyle="1" w:styleId="CommentTextChar">
    <w:name w:val="Comment Text Char"/>
    <w:basedOn w:val="DefaultParagraphFont"/>
    <w:link w:val="CommentText"/>
    <w:rsid w:val="00C76EE8"/>
    <w:rPr>
      <w:sz w:val="24"/>
      <w:szCs w:val="24"/>
    </w:rPr>
  </w:style>
  <w:style w:type="paragraph" w:styleId="CommentSubject">
    <w:name w:val="annotation subject"/>
    <w:basedOn w:val="CommentText"/>
    <w:next w:val="CommentText"/>
    <w:link w:val="CommentSubjectChar"/>
    <w:rsid w:val="00C76EE8"/>
    <w:rPr>
      <w:b/>
      <w:bCs/>
      <w:sz w:val="20"/>
      <w:szCs w:val="20"/>
    </w:rPr>
  </w:style>
  <w:style w:type="character" w:customStyle="1" w:styleId="CommentSubjectChar">
    <w:name w:val="Comment Subject Char"/>
    <w:basedOn w:val="CommentTextChar"/>
    <w:link w:val="CommentSubject"/>
    <w:rsid w:val="00C76EE8"/>
    <w:rPr>
      <w:b/>
      <w:bCs/>
      <w:sz w:val="24"/>
      <w:szCs w:val="24"/>
    </w:rPr>
  </w:style>
  <w:style w:type="character" w:customStyle="1" w:styleId="apple-converted-space">
    <w:name w:val="apple-converted-space"/>
    <w:basedOn w:val="DefaultParagraphFont"/>
    <w:rsid w:val="000E4240"/>
  </w:style>
  <w:style w:type="character" w:styleId="UnresolvedMention">
    <w:name w:val="Unresolved Mention"/>
    <w:basedOn w:val="DefaultParagraphFont"/>
    <w:rsid w:val="00D661FB"/>
    <w:rPr>
      <w:color w:val="605E5C"/>
      <w:shd w:val="clear" w:color="auto" w:fill="E1DFDD"/>
    </w:rPr>
  </w:style>
  <w:style w:type="character" w:customStyle="1" w:styleId="tablechapter1">
    <w:name w:val="tablechapter1"/>
    <w:rsid w:val="00DC6BEE"/>
    <w:rPr>
      <w:rFonts w:ascii="Verdana" w:hAnsi="Verdana" w:hint="default"/>
      <w:color w:val="333333"/>
      <w:sz w:val="17"/>
      <w:szCs w:val="17"/>
    </w:rPr>
  </w:style>
  <w:style w:type="character" w:customStyle="1" w:styleId="contribdegrees">
    <w:name w:val="contribdegrees"/>
    <w:basedOn w:val="DefaultParagraphFont"/>
    <w:rsid w:val="00347E0C"/>
  </w:style>
  <w:style w:type="paragraph" w:styleId="PlainText">
    <w:name w:val="Plain Text"/>
    <w:basedOn w:val="Normal"/>
    <w:link w:val="PlainTextChar"/>
    <w:uiPriority w:val="99"/>
    <w:semiHidden/>
    <w:unhideWhenUsed/>
    <w:rsid w:val="00C4016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semiHidden/>
    <w:rsid w:val="00C40160"/>
    <w:rPr>
      <w:rFonts w:ascii="Calibri" w:eastAsiaTheme="minorHAnsi" w:hAnsi="Calibri" w:cstheme="minorBidi"/>
      <w:sz w:val="22"/>
      <w:szCs w:val="21"/>
    </w:rPr>
  </w:style>
  <w:style w:type="numbering" w:customStyle="1" w:styleId="CurrentList1">
    <w:name w:val="Current List1"/>
    <w:uiPriority w:val="99"/>
    <w:rsid w:val="00194159"/>
    <w:pPr>
      <w:numPr>
        <w:numId w:val="18"/>
      </w:numPr>
    </w:pPr>
  </w:style>
  <w:style w:type="character" w:customStyle="1" w:styleId="Heading1Char">
    <w:name w:val="Heading 1 Char"/>
    <w:basedOn w:val="DefaultParagraphFont"/>
    <w:link w:val="Heading1"/>
    <w:uiPriority w:val="9"/>
    <w:rsid w:val="00EE0F36"/>
    <w:rPr>
      <w:rFonts w:ascii="Times" w:hAnsi="Times"/>
      <w:i/>
      <w:iCs/>
      <w:sz w:val="24"/>
      <w:szCs w:val="24"/>
    </w:rPr>
  </w:style>
  <w:style w:type="paragraph" w:styleId="Revision">
    <w:name w:val="Revision"/>
    <w:hidden/>
    <w:semiHidden/>
    <w:rsid w:val="007E352F"/>
    <w:rPr>
      <w:sz w:val="24"/>
      <w:szCs w:val="24"/>
    </w:rPr>
  </w:style>
  <w:style w:type="paragraph" w:customStyle="1" w:styleId="Normal1">
    <w:name w:val="Normal1"/>
    <w:rsid w:val="00147288"/>
    <w:rPr>
      <w:rFonts w:ascii="Arial" w:eastAsia="Arial" w:hAnsi="Arial" w:cs="Arial"/>
      <w:color w:val="000000"/>
    </w:rPr>
  </w:style>
  <w:style w:type="paragraph" w:customStyle="1" w:styleId="ColorfulList-Accent11">
    <w:name w:val="Colorful List - Accent 11"/>
    <w:basedOn w:val="Normal"/>
    <w:uiPriority w:val="34"/>
    <w:qFormat/>
    <w:rsid w:val="003B1709"/>
    <w:pPr>
      <w:ind w:left="720"/>
      <w:contextualSpacing/>
    </w:pPr>
  </w:style>
  <w:style w:type="character" w:customStyle="1" w:styleId="screenreader-only">
    <w:name w:val="screenreader-only"/>
    <w:basedOn w:val="DefaultParagraphFont"/>
    <w:rsid w:val="00D56764"/>
  </w:style>
  <w:style w:type="character" w:styleId="Emphasis">
    <w:name w:val="Emphasis"/>
    <w:basedOn w:val="DefaultParagraphFont"/>
    <w:uiPriority w:val="20"/>
    <w:qFormat/>
    <w:rsid w:val="000A76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279892">
      <w:bodyDiv w:val="1"/>
      <w:marLeft w:val="0"/>
      <w:marRight w:val="0"/>
      <w:marTop w:val="0"/>
      <w:marBottom w:val="0"/>
      <w:divBdr>
        <w:top w:val="none" w:sz="0" w:space="0" w:color="auto"/>
        <w:left w:val="none" w:sz="0" w:space="0" w:color="auto"/>
        <w:bottom w:val="none" w:sz="0" w:space="0" w:color="auto"/>
        <w:right w:val="none" w:sz="0" w:space="0" w:color="auto"/>
      </w:divBdr>
    </w:div>
    <w:div w:id="151529895">
      <w:bodyDiv w:val="1"/>
      <w:marLeft w:val="0"/>
      <w:marRight w:val="0"/>
      <w:marTop w:val="0"/>
      <w:marBottom w:val="0"/>
      <w:divBdr>
        <w:top w:val="none" w:sz="0" w:space="0" w:color="auto"/>
        <w:left w:val="none" w:sz="0" w:space="0" w:color="auto"/>
        <w:bottom w:val="none" w:sz="0" w:space="0" w:color="auto"/>
        <w:right w:val="none" w:sz="0" w:space="0" w:color="auto"/>
      </w:divBdr>
    </w:div>
    <w:div w:id="167017889">
      <w:bodyDiv w:val="1"/>
      <w:marLeft w:val="0"/>
      <w:marRight w:val="0"/>
      <w:marTop w:val="0"/>
      <w:marBottom w:val="0"/>
      <w:divBdr>
        <w:top w:val="none" w:sz="0" w:space="0" w:color="auto"/>
        <w:left w:val="none" w:sz="0" w:space="0" w:color="auto"/>
        <w:bottom w:val="none" w:sz="0" w:space="0" w:color="auto"/>
        <w:right w:val="none" w:sz="0" w:space="0" w:color="auto"/>
      </w:divBdr>
    </w:div>
    <w:div w:id="228541047">
      <w:bodyDiv w:val="1"/>
      <w:marLeft w:val="0"/>
      <w:marRight w:val="0"/>
      <w:marTop w:val="0"/>
      <w:marBottom w:val="0"/>
      <w:divBdr>
        <w:top w:val="none" w:sz="0" w:space="0" w:color="auto"/>
        <w:left w:val="none" w:sz="0" w:space="0" w:color="auto"/>
        <w:bottom w:val="none" w:sz="0" w:space="0" w:color="auto"/>
        <w:right w:val="none" w:sz="0" w:space="0" w:color="auto"/>
      </w:divBdr>
    </w:div>
    <w:div w:id="368915195">
      <w:bodyDiv w:val="1"/>
      <w:marLeft w:val="0"/>
      <w:marRight w:val="0"/>
      <w:marTop w:val="0"/>
      <w:marBottom w:val="0"/>
      <w:divBdr>
        <w:top w:val="none" w:sz="0" w:space="0" w:color="auto"/>
        <w:left w:val="none" w:sz="0" w:space="0" w:color="auto"/>
        <w:bottom w:val="none" w:sz="0" w:space="0" w:color="auto"/>
        <w:right w:val="none" w:sz="0" w:space="0" w:color="auto"/>
      </w:divBdr>
      <w:divsChild>
        <w:div w:id="408119337">
          <w:marLeft w:val="0"/>
          <w:marRight w:val="0"/>
          <w:marTop w:val="0"/>
          <w:marBottom w:val="0"/>
          <w:divBdr>
            <w:top w:val="none" w:sz="0" w:space="0" w:color="auto"/>
            <w:left w:val="none" w:sz="0" w:space="0" w:color="auto"/>
            <w:bottom w:val="none" w:sz="0" w:space="0" w:color="auto"/>
            <w:right w:val="none" w:sz="0" w:space="0" w:color="auto"/>
          </w:divBdr>
          <w:divsChild>
            <w:div w:id="1217818906">
              <w:marLeft w:val="0"/>
              <w:marRight w:val="0"/>
              <w:marTop w:val="0"/>
              <w:marBottom w:val="0"/>
              <w:divBdr>
                <w:top w:val="none" w:sz="0" w:space="0" w:color="auto"/>
                <w:left w:val="none" w:sz="0" w:space="0" w:color="auto"/>
                <w:bottom w:val="none" w:sz="0" w:space="0" w:color="auto"/>
                <w:right w:val="none" w:sz="0" w:space="0" w:color="auto"/>
              </w:divBdr>
              <w:divsChild>
                <w:div w:id="78623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43595">
      <w:bodyDiv w:val="1"/>
      <w:marLeft w:val="0"/>
      <w:marRight w:val="0"/>
      <w:marTop w:val="0"/>
      <w:marBottom w:val="0"/>
      <w:divBdr>
        <w:top w:val="none" w:sz="0" w:space="0" w:color="auto"/>
        <w:left w:val="none" w:sz="0" w:space="0" w:color="auto"/>
        <w:bottom w:val="none" w:sz="0" w:space="0" w:color="auto"/>
        <w:right w:val="none" w:sz="0" w:space="0" w:color="auto"/>
      </w:divBdr>
    </w:div>
    <w:div w:id="473985392">
      <w:bodyDiv w:val="1"/>
      <w:marLeft w:val="0"/>
      <w:marRight w:val="0"/>
      <w:marTop w:val="0"/>
      <w:marBottom w:val="0"/>
      <w:divBdr>
        <w:top w:val="none" w:sz="0" w:space="0" w:color="auto"/>
        <w:left w:val="none" w:sz="0" w:space="0" w:color="auto"/>
        <w:bottom w:val="none" w:sz="0" w:space="0" w:color="auto"/>
        <w:right w:val="none" w:sz="0" w:space="0" w:color="auto"/>
      </w:divBdr>
      <w:divsChild>
        <w:div w:id="887565596">
          <w:marLeft w:val="0"/>
          <w:marRight w:val="0"/>
          <w:marTop w:val="0"/>
          <w:marBottom w:val="0"/>
          <w:divBdr>
            <w:top w:val="none" w:sz="0" w:space="0" w:color="auto"/>
            <w:left w:val="none" w:sz="0" w:space="0" w:color="auto"/>
            <w:bottom w:val="none" w:sz="0" w:space="0" w:color="auto"/>
            <w:right w:val="none" w:sz="0" w:space="0" w:color="auto"/>
          </w:divBdr>
          <w:divsChild>
            <w:div w:id="2020081693">
              <w:marLeft w:val="0"/>
              <w:marRight w:val="0"/>
              <w:marTop w:val="0"/>
              <w:marBottom w:val="0"/>
              <w:divBdr>
                <w:top w:val="none" w:sz="0" w:space="0" w:color="auto"/>
                <w:left w:val="none" w:sz="0" w:space="0" w:color="auto"/>
                <w:bottom w:val="none" w:sz="0" w:space="0" w:color="auto"/>
                <w:right w:val="none" w:sz="0" w:space="0" w:color="auto"/>
              </w:divBdr>
              <w:divsChild>
                <w:div w:id="485367183">
                  <w:marLeft w:val="0"/>
                  <w:marRight w:val="0"/>
                  <w:marTop w:val="0"/>
                  <w:marBottom w:val="0"/>
                  <w:divBdr>
                    <w:top w:val="none" w:sz="0" w:space="0" w:color="auto"/>
                    <w:left w:val="none" w:sz="0" w:space="0" w:color="auto"/>
                    <w:bottom w:val="none" w:sz="0" w:space="0" w:color="auto"/>
                    <w:right w:val="none" w:sz="0" w:space="0" w:color="auto"/>
                  </w:divBdr>
                </w:div>
              </w:divsChild>
            </w:div>
            <w:div w:id="1463227242">
              <w:marLeft w:val="0"/>
              <w:marRight w:val="0"/>
              <w:marTop w:val="0"/>
              <w:marBottom w:val="0"/>
              <w:divBdr>
                <w:top w:val="none" w:sz="0" w:space="0" w:color="auto"/>
                <w:left w:val="none" w:sz="0" w:space="0" w:color="auto"/>
                <w:bottom w:val="none" w:sz="0" w:space="0" w:color="auto"/>
                <w:right w:val="none" w:sz="0" w:space="0" w:color="auto"/>
              </w:divBdr>
              <w:divsChild>
                <w:div w:id="1599406299">
                  <w:marLeft w:val="0"/>
                  <w:marRight w:val="0"/>
                  <w:marTop w:val="0"/>
                  <w:marBottom w:val="0"/>
                  <w:divBdr>
                    <w:top w:val="none" w:sz="0" w:space="0" w:color="auto"/>
                    <w:left w:val="none" w:sz="0" w:space="0" w:color="auto"/>
                    <w:bottom w:val="none" w:sz="0" w:space="0" w:color="auto"/>
                    <w:right w:val="none" w:sz="0" w:space="0" w:color="auto"/>
                  </w:divBdr>
                </w:div>
              </w:divsChild>
            </w:div>
            <w:div w:id="1366907845">
              <w:marLeft w:val="0"/>
              <w:marRight w:val="0"/>
              <w:marTop w:val="0"/>
              <w:marBottom w:val="0"/>
              <w:divBdr>
                <w:top w:val="none" w:sz="0" w:space="0" w:color="auto"/>
                <w:left w:val="none" w:sz="0" w:space="0" w:color="auto"/>
                <w:bottom w:val="none" w:sz="0" w:space="0" w:color="auto"/>
                <w:right w:val="none" w:sz="0" w:space="0" w:color="auto"/>
              </w:divBdr>
              <w:divsChild>
                <w:div w:id="13506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4703">
      <w:bodyDiv w:val="1"/>
      <w:marLeft w:val="0"/>
      <w:marRight w:val="0"/>
      <w:marTop w:val="0"/>
      <w:marBottom w:val="0"/>
      <w:divBdr>
        <w:top w:val="none" w:sz="0" w:space="0" w:color="auto"/>
        <w:left w:val="none" w:sz="0" w:space="0" w:color="auto"/>
        <w:bottom w:val="none" w:sz="0" w:space="0" w:color="auto"/>
        <w:right w:val="none" w:sz="0" w:space="0" w:color="auto"/>
      </w:divBdr>
    </w:div>
    <w:div w:id="502014180">
      <w:bodyDiv w:val="1"/>
      <w:marLeft w:val="0"/>
      <w:marRight w:val="0"/>
      <w:marTop w:val="0"/>
      <w:marBottom w:val="0"/>
      <w:divBdr>
        <w:top w:val="none" w:sz="0" w:space="0" w:color="auto"/>
        <w:left w:val="none" w:sz="0" w:space="0" w:color="auto"/>
        <w:bottom w:val="none" w:sz="0" w:space="0" w:color="auto"/>
        <w:right w:val="none" w:sz="0" w:space="0" w:color="auto"/>
      </w:divBdr>
      <w:divsChild>
        <w:div w:id="678197821">
          <w:marLeft w:val="0"/>
          <w:marRight w:val="0"/>
          <w:marTop w:val="0"/>
          <w:marBottom w:val="0"/>
          <w:divBdr>
            <w:top w:val="none" w:sz="0" w:space="0" w:color="auto"/>
            <w:left w:val="none" w:sz="0" w:space="0" w:color="auto"/>
            <w:bottom w:val="none" w:sz="0" w:space="0" w:color="auto"/>
            <w:right w:val="none" w:sz="0" w:space="0" w:color="auto"/>
          </w:divBdr>
          <w:divsChild>
            <w:div w:id="1273242951">
              <w:marLeft w:val="0"/>
              <w:marRight w:val="0"/>
              <w:marTop w:val="0"/>
              <w:marBottom w:val="0"/>
              <w:divBdr>
                <w:top w:val="none" w:sz="0" w:space="0" w:color="auto"/>
                <w:left w:val="none" w:sz="0" w:space="0" w:color="auto"/>
                <w:bottom w:val="none" w:sz="0" w:space="0" w:color="auto"/>
                <w:right w:val="none" w:sz="0" w:space="0" w:color="auto"/>
              </w:divBdr>
              <w:divsChild>
                <w:div w:id="334921178">
                  <w:marLeft w:val="0"/>
                  <w:marRight w:val="0"/>
                  <w:marTop w:val="0"/>
                  <w:marBottom w:val="0"/>
                  <w:divBdr>
                    <w:top w:val="none" w:sz="0" w:space="0" w:color="auto"/>
                    <w:left w:val="none" w:sz="0" w:space="0" w:color="auto"/>
                    <w:bottom w:val="none" w:sz="0" w:space="0" w:color="auto"/>
                    <w:right w:val="none" w:sz="0" w:space="0" w:color="auto"/>
                  </w:divBdr>
                  <w:divsChild>
                    <w:div w:id="4778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076510">
      <w:bodyDiv w:val="1"/>
      <w:marLeft w:val="0"/>
      <w:marRight w:val="0"/>
      <w:marTop w:val="0"/>
      <w:marBottom w:val="0"/>
      <w:divBdr>
        <w:top w:val="none" w:sz="0" w:space="0" w:color="auto"/>
        <w:left w:val="none" w:sz="0" w:space="0" w:color="auto"/>
        <w:bottom w:val="none" w:sz="0" w:space="0" w:color="auto"/>
        <w:right w:val="none" w:sz="0" w:space="0" w:color="auto"/>
      </w:divBdr>
    </w:div>
    <w:div w:id="638538968">
      <w:bodyDiv w:val="1"/>
      <w:marLeft w:val="0"/>
      <w:marRight w:val="0"/>
      <w:marTop w:val="0"/>
      <w:marBottom w:val="0"/>
      <w:divBdr>
        <w:top w:val="none" w:sz="0" w:space="0" w:color="auto"/>
        <w:left w:val="none" w:sz="0" w:space="0" w:color="auto"/>
        <w:bottom w:val="none" w:sz="0" w:space="0" w:color="auto"/>
        <w:right w:val="none" w:sz="0" w:space="0" w:color="auto"/>
      </w:divBdr>
      <w:divsChild>
        <w:div w:id="19007042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003366">
              <w:marLeft w:val="0"/>
              <w:marRight w:val="0"/>
              <w:marTop w:val="0"/>
              <w:marBottom w:val="0"/>
              <w:divBdr>
                <w:top w:val="none" w:sz="0" w:space="0" w:color="auto"/>
                <w:left w:val="none" w:sz="0" w:space="0" w:color="auto"/>
                <w:bottom w:val="none" w:sz="0" w:space="0" w:color="auto"/>
                <w:right w:val="none" w:sz="0" w:space="0" w:color="auto"/>
              </w:divBdr>
              <w:divsChild>
                <w:div w:id="44917434">
                  <w:marLeft w:val="0"/>
                  <w:marRight w:val="0"/>
                  <w:marTop w:val="0"/>
                  <w:marBottom w:val="0"/>
                  <w:divBdr>
                    <w:top w:val="none" w:sz="0" w:space="0" w:color="auto"/>
                    <w:left w:val="none" w:sz="0" w:space="0" w:color="auto"/>
                    <w:bottom w:val="none" w:sz="0" w:space="0" w:color="auto"/>
                    <w:right w:val="none" w:sz="0" w:space="0" w:color="auto"/>
                  </w:divBdr>
                  <w:divsChild>
                    <w:div w:id="1749961873">
                      <w:marLeft w:val="0"/>
                      <w:marRight w:val="0"/>
                      <w:marTop w:val="0"/>
                      <w:marBottom w:val="0"/>
                      <w:divBdr>
                        <w:top w:val="none" w:sz="0" w:space="0" w:color="auto"/>
                        <w:left w:val="none" w:sz="0" w:space="0" w:color="auto"/>
                        <w:bottom w:val="none" w:sz="0" w:space="0" w:color="auto"/>
                        <w:right w:val="none" w:sz="0" w:space="0" w:color="auto"/>
                      </w:divBdr>
                      <w:divsChild>
                        <w:div w:id="15985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925456">
      <w:bodyDiv w:val="1"/>
      <w:marLeft w:val="0"/>
      <w:marRight w:val="0"/>
      <w:marTop w:val="0"/>
      <w:marBottom w:val="0"/>
      <w:divBdr>
        <w:top w:val="none" w:sz="0" w:space="0" w:color="auto"/>
        <w:left w:val="none" w:sz="0" w:space="0" w:color="auto"/>
        <w:bottom w:val="none" w:sz="0" w:space="0" w:color="auto"/>
        <w:right w:val="none" w:sz="0" w:space="0" w:color="auto"/>
      </w:divBdr>
      <w:divsChild>
        <w:div w:id="1504396554">
          <w:marLeft w:val="0"/>
          <w:marRight w:val="0"/>
          <w:marTop w:val="0"/>
          <w:marBottom w:val="0"/>
          <w:divBdr>
            <w:top w:val="none" w:sz="0" w:space="0" w:color="auto"/>
            <w:left w:val="none" w:sz="0" w:space="0" w:color="auto"/>
            <w:bottom w:val="none" w:sz="0" w:space="0" w:color="auto"/>
            <w:right w:val="none" w:sz="0" w:space="0" w:color="auto"/>
          </w:divBdr>
          <w:divsChild>
            <w:div w:id="333187845">
              <w:marLeft w:val="0"/>
              <w:marRight w:val="0"/>
              <w:marTop w:val="0"/>
              <w:marBottom w:val="0"/>
              <w:divBdr>
                <w:top w:val="none" w:sz="0" w:space="0" w:color="auto"/>
                <w:left w:val="none" w:sz="0" w:space="0" w:color="auto"/>
                <w:bottom w:val="none" w:sz="0" w:space="0" w:color="auto"/>
                <w:right w:val="none" w:sz="0" w:space="0" w:color="auto"/>
              </w:divBdr>
              <w:divsChild>
                <w:div w:id="6368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87774">
      <w:bodyDiv w:val="1"/>
      <w:marLeft w:val="0"/>
      <w:marRight w:val="0"/>
      <w:marTop w:val="0"/>
      <w:marBottom w:val="0"/>
      <w:divBdr>
        <w:top w:val="none" w:sz="0" w:space="0" w:color="auto"/>
        <w:left w:val="none" w:sz="0" w:space="0" w:color="auto"/>
        <w:bottom w:val="none" w:sz="0" w:space="0" w:color="auto"/>
        <w:right w:val="none" w:sz="0" w:space="0" w:color="auto"/>
      </w:divBdr>
    </w:div>
    <w:div w:id="812329415">
      <w:bodyDiv w:val="1"/>
      <w:marLeft w:val="0"/>
      <w:marRight w:val="0"/>
      <w:marTop w:val="0"/>
      <w:marBottom w:val="0"/>
      <w:divBdr>
        <w:top w:val="none" w:sz="0" w:space="0" w:color="auto"/>
        <w:left w:val="none" w:sz="0" w:space="0" w:color="auto"/>
        <w:bottom w:val="none" w:sz="0" w:space="0" w:color="auto"/>
        <w:right w:val="none" w:sz="0" w:space="0" w:color="auto"/>
      </w:divBdr>
    </w:div>
    <w:div w:id="872038920">
      <w:bodyDiv w:val="1"/>
      <w:marLeft w:val="0"/>
      <w:marRight w:val="0"/>
      <w:marTop w:val="0"/>
      <w:marBottom w:val="0"/>
      <w:divBdr>
        <w:top w:val="none" w:sz="0" w:space="0" w:color="auto"/>
        <w:left w:val="none" w:sz="0" w:space="0" w:color="auto"/>
        <w:bottom w:val="none" w:sz="0" w:space="0" w:color="auto"/>
        <w:right w:val="none" w:sz="0" w:space="0" w:color="auto"/>
      </w:divBdr>
      <w:divsChild>
        <w:div w:id="1264653194">
          <w:marLeft w:val="0"/>
          <w:marRight w:val="0"/>
          <w:marTop w:val="0"/>
          <w:marBottom w:val="0"/>
          <w:divBdr>
            <w:top w:val="none" w:sz="0" w:space="0" w:color="auto"/>
            <w:left w:val="none" w:sz="0" w:space="0" w:color="auto"/>
            <w:bottom w:val="none" w:sz="0" w:space="0" w:color="auto"/>
            <w:right w:val="none" w:sz="0" w:space="0" w:color="auto"/>
          </w:divBdr>
          <w:divsChild>
            <w:div w:id="2036689349">
              <w:marLeft w:val="0"/>
              <w:marRight w:val="0"/>
              <w:marTop w:val="0"/>
              <w:marBottom w:val="0"/>
              <w:divBdr>
                <w:top w:val="none" w:sz="0" w:space="0" w:color="auto"/>
                <w:left w:val="none" w:sz="0" w:space="0" w:color="auto"/>
                <w:bottom w:val="none" w:sz="0" w:space="0" w:color="auto"/>
                <w:right w:val="none" w:sz="0" w:space="0" w:color="auto"/>
              </w:divBdr>
              <w:divsChild>
                <w:div w:id="1276132993">
                  <w:marLeft w:val="0"/>
                  <w:marRight w:val="0"/>
                  <w:marTop w:val="0"/>
                  <w:marBottom w:val="0"/>
                  <w:divBdr>
                    <w:top w:val="none" w:sz="0" w:space="0" w:color="auto"/>
                    <w:left w:val="none" w:sz="0" w:space="0" w:color="auto"/>
                    <w:bottom w:val="none" w:sz="0" w:space="0" w:color="auto"/>
                    <w:right w:val="none" w:sz="0" w:space="0" w:color="auto"/>
                  </w:divBdr>
                  <w:divsChild>
                    <w:div w:id="2242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138279">
      <w:bodyDiv w:val="1"/>
      <w:marLeft w:val="0"/>
      <w:marRight w:val="0"/>
      <w:marTop w:val="0"/>
      <w:marBottom w:val="0"/>
      <w:divBdr>
        <w:top w:val="none" w:sz="0" w:space="0" w:color="auto"/>
        <w:left w:val="none" w:sz="0" w:space="0" w:color="auto"/>
        <w:bottom w:val="none" w:sz="0" w:space="0" w:color="auto"/>
        <w:right w:val="none" w:sz="0" w:space="0" w:color="auto"/>
      </w:divBdr>
      <w:divsChild>
        <w:div w:id="379204826">
          <w:marLeft w:val="0"/>
          <w:marRight w:val="0"/>
          <w:marTop w:val="0"/>
          <w:marBottom w:val="0"/>
          <w:divBdr>
            <w:top w:val="none" w:sz="0" w:space="0" w:color="auto"/>
            <w:left w:val="none" w:sz="0" w:space="0" w:color="auto"/>
            <w:bottom w:val="none" w:sz="0" w:space="0" w:color="auto"/>
            <w:right w:val="none" w:sz="0" w:space="0" w:color="auto"/>
          </w:divBdr>
          <w:divsChild>
            <w:div w:id="2064021116">
              <w:marLeft w:val="0"/>
              <w:marRight w:val="0"/>
              <w:marTop w:val="0"/>
              <w:marBottom w:val="0"/>
              <w:divBdr>
                <w:top w:val="none" w:sz="0" w:space="0" w:color="auto"/>
                <w:left w:val="none" w:sz="0" w:space="0" w:color="auto"/>
                <w:bottom w:val="none" w:sz="0" w:space="0" w:color="auto"/>
                <w:right w:val="none" w:sz="0" w:space="0" w:color="auto"/>
              </w:divBdr>
              <w:divsChild>
                <w:div w:id="871964187">
                  <w:marLeft w:val="0"/>
                  <w:marRight w:val="0"/>
                  <w:marTop w:val="0"/>
                  <w:marBottom w:val="0"/>
                  <w:divBdr>
                    <w:top w:val="none" w:sz="0" w:space="0" w:color="auto"/>
                    <w:left w:val="none" w:sz="0" w:space="0" w:color="auto"/>
                    <w:bottom w:val="none" w:sz="0" w:space="0" w:color="auto"/>
                    <w:right w:val="none" w:sz="0" w:space="0" w:color="auto"/>
                  </w:divBdr>
                  <w:divsChild>
                    <w:div w:id="5242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876006">
      <w:bodyDiv w:val="1"/>
      <w:marLeft w:val="0"/>
      <w:marRight w:val="0"/>
      <w:marTop w:val="0"/>
      <w:marBottom w:val="0"/>
      <w:divBdr>
        <w:top w:val="none" w:sz="0" w:space="0" w:color="auto"/>
        <w:left w:val="none" w:sz="0" w:space="0" w:color="auto"/>
        <w:bottom w:val="none" w:sz="0" w:space="0" w:color="auto"/>
        <w:right w:val="none" w:sz="0" w:space="0" w:color="auto"/>
      </w:divBdr>
      <w:divsChild>
        <w:div w:id="1708217672">
          <w:marLeft w:val="0"/>
          <w:marRight w:val="0"/>
          <w:marTop w:val="0"/>
          <w:marBottom w:val="0"/>
          <w:divBdr>
            <w:top w:val="none" w:sz="0" w:space="0" w:color="auto"/>
            <w:left w:val="none" w:sz="0" w:space="0" w:color="auto"/>
            <w:bottom w:val="none" w:sz="0" w:space="0" w:color="auto"/>
            <w:right w:val="none" w:sz="0" w:space="0" w:color="auto"/>
          </w:divBdr>
        </w:div>
      </w:divsChild>
    </w:div>
    <w:div w:id="1084302170">
      <w:bodyDiv w:val="1"/>
      <w:marLeft w:val="0"/>
      <w:marRight w:val="0"/>
      <w:marTop w:val="0"/>
      <w:marBottom w:val="0"/>
      <w:divBdr>
        <w:top w:val="none" w:sz="0" w:space="0" w:color="auto"/>
        <w:left w:val="none" w:sz="0" w:space="0" w:color="auto"/>
        <w:bottom w:val="none" w:sz="0" w:space="0" w:color="auto"/>
        <w:right w:val="none" w:sz="0" w:space="0" w:color="auto"/>
      </w:divBdr>
    </w:div>
    <w:div w:id="1107311414">
      <w:bodyDiv w:val="1"/>
      <w:marLeft w:val="0"/>
      <w:marRight w:val="0"/>
      <w:marTop w:val="0"/>
      <w:marBottom w:val="0"/>
      <w:divBdr>
        <w:top w:val="none" w:sz="0" w:space="0" w:color="auto"/>
        <w:left w:val="none" w:sz="0" w:space="0" w:color="auto"/>
        <w:bottom w:val="none" w:sz="0" w:space="0" w:color="auto"/>
        <w:right w:val="none" w:sz="0" w:space="0" w:color="auto"/>
      </w:divBdr>
      <w:divsChild>
        <w:div w:id="852184596">
          <w:marLeft w:val="0"/>
          <w:marRight w:val="0"/>
          <w:marTop w:val="0"/>
          <w:marBottom w:val="0"/>
          <w:divBdr>
            <w:top w:val="none" w:sz="0" w:space="0" w:color="auto"/>
            <w:left w:val="none" w:sz="0" w:space="0" w:color="auto"/>
            <w:bottom w:val="none" w:sz="0" w:space="0" w:color="auto"/>
            <w:right w:val="none" w:sz="0" w:space="0" w:color="auto"/>
          </w:divBdr>
        </w:div>
        <w:div w:id="1862862096">
          <w:marLeft w:val="0"/>
          <w:marRight w:val="0"/>
          <w:marTop w:val="0"/>
          <w:marBottom w:val="0"/>
          <w:divBdr>
            <w:top w:val="none" w:sz="0" w:space="0" w:color="auto"/>
            <w:left w:val="none" w:sz="0" w:space="0" w:color="auto"/>
            <w:bottom w:val="none" w:sz="0" w:space="0" w:color="auto"/>
            <w:right w:val="none" w:sz="0" w:space="0" w:color="auto"/>
          </w:divBdr>
        </w:div>
      </w:divsChild>
    </w:div>
    <w:div w:id="1126197440">
      <w:bodyDiv w:val="1"/>
      <w:marLeft w:val="0"/>
      <w:marRight w:val="0"/>
      <w:marTop w:val="0"/>
      <w:marBottom w:val="0"/>
      <w:divBdr>
        <w:top w:val="none" w:sz="0" w:space="0" w:color="auto"/>
        <w:left w:val="none" w:sz="0" w:space="0" w:color="auto"/>
        <w:bottom w:val="none" w:sz="0" w:space="0" w:color="auto"/>
        <w:right w:val="none" w:sz="0" w:space="0" w:color="auto"/>
      </w:divBdr>
    </w:div>
    <w:div w:id="1308246303">
      <w:bodyDiv w:val="1"/>
      <w:marLeft w:val="0"/>
      <w:marRight w:val="0"/>
      <w:marTop w:val="0"/>
      <w:marBottom w:val="0"/>
      <w:divBdr>
        <w:top w:val="none" w:sz="0" w:space="0" w:color="auto"/>
        <w:left w:val="none" w:sz="0" w:space="0" w:color="auto"/>
        <w:bottom w:val="none" w:sz="0" w:space="0" w:color="auto"/>
        <w:right w:val="none" w:sz="0" w:space="0" w:color="auto"/>
      </w:divBdr>
    </w:div>
    <w:div w:id="1331058631">
      <w:bodyDiv w:val="1"/>
      <w:marLeft w:val="0"/>
      <w:marRight w:val="0"/>
      <w:marTop w:val="0"/>
      <w:marBottom w:val="0"/>
      <w:divBdr>
        <w:top w:val="none" w:sz="0" w:space="0" w:color="auto"/>
        <w:left w:val="none" w:sz="0" w:space="0" w:color="auto"/>
        <w:bottom w:val="none" w:sz="0" w:space="0" w:color="auto"/>
        <w:right w:val="none" w:sz="0" w:space="0" w:color="auto"/>
      </w:divBdr>
    </w:div>
    <w:div w:id="1381126337">
      <w:bodyDiv w:val="1"/>
      <w:marLeft w:val="0"/>
      <w:marRight w:val="0"/>
      <w:marTop w:val="0"/>
      <w:marBottom w:val="0"/>
      <w:divBdr>
        <w:top w:val="none" w:sz="0" w:space="0" w:color="auto"/>
        <w:left w:val="none" w:sz="0" w:space="0" w:color="auto"/>
        <w:bottom w:val="none" w:sz="0" w:space="0" w:color="auto"/>
        <w:right w:val="none" w:sz="0" w:space="0" w:color="auto"/>
      </w:divBdr>
      <w:divsChild>
        <w:div w:id="1152215793">
          <w:marLeft w:val="0"/>
          <w:marRight w:val="0"/>
          <w:marTop w:val="0"/>
          <w:marBottom w:val="0"/>
          <w:divBdr>
            <w:top w:val="none" w:sz="0" w:space="0" w:color="auto"/>
            <w:left w:val="none" w:sz="0" w:space="0" w:color="auto"/>
            <w:bottom w:val="none" w:sz="0" w:space="0" w:color="auto"/>
            <w:right w:val="none" w:sz="0" w:space="0" w:color="auto"/>
          </w:divBdr>
          <w:divsChild>
            <w:div w:id="911356496">
              <w:marLeft w:val="0"/>
              <w:marRight w:val="0"/>
              <w:marTop w:val="0"/>
              <w:marBottom w:val="0"/>
              <w:divBdr>
                <w:top w:val="none" w:sz="0" w:space="0" w:color="auto"/>
                <w:left w:val="none" w:sz="0" w:space="0" w:color="auto"/>
                <w:bottom w:val="none" w:sz="0" w:space="0" w:color="auto"/>
                <w:right w:val="none" w:sz="0" w:space="0" w:color="auto"/>
              </w:divBdr>
              <w:divsChild>
                <w:div w:id="175731955">
                  <w:marLeft w:val="0"/>
                  <w:marRight w:val="0"/>
                  <w:marTop w:val="0"/>
                  <w:marBottom w:val="0"/>
                  <w:divBdr>
                    <w:top w:val="none" w:sz="0" w:space="0" w:color="auto"/>
                    <w:left w:val="none" w:sz="0" w:space="0" w:color="auto"/>
                    <w:bottom w:val="none" w:sz="0" w:space="0" w:color="auto"/>
                    <w:right w:val="none" w:sz="0" w:space="0" w:color="auto"/>
                  </w:divBdr>
                  <w:divsChild>
                    <w:div w:id="8515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902159">
      <w:bodyDiv w:val="1"/>
      <w:marLeft w:val="0"/>
      <w:marRight w:val="0"/>
      <w:marTop w:val="0"/>
      <w:marBottom w:val="0"/>
      <w:divBdr>
        <w:top w:val="none" w:sz="0" w:space="0" w:color="auto"/>
        <w:left w:val="none" w:sz="0" w:space="0" w:color="auto"/>
        <w:bottom w:val="none" w:sz="0" w:space="0" w:color="auto"/>
        <w:right w:val="none" w:sz="0" w:space="0" w:color="auto"/>
      </w:divBdr>
    </w:div>
    <w:div w:id="1487279822">
      <w:bodyDiv w:val="1"/>
      <w:marLeft w:val="0"/>
      <w:marRight w:val="0"/>
      <w:marTop w:val="0"/>
      <w:marBottom w:val="0"/>
      <w:divBdr>
        <w:top w:val="none" w:sz="0" w:space="0" w:color="auto"/>
        <w:left w:val="none" w:sz="0" w:space="0" w:color="auto"/>
        <w:bottom w:val="none" w:sz="0" w:space="0" w:color="auto"/>
        <w:right w:val="none" w:sz="0" w:space="0" w:color="auto"/>
      </w:divBdr>
    </w:div>
    <w:div w:id="1589849255">
      <w:bodyDiv w:val="1"/>
      <w:marLeft w:val="0"/>
      <w:marRight w:val="0"/>
      <w:marTop w:val="0"/>
      <w:marBottom w:val="0"/>
      <w:divBdr>
        <w:top w:val="none" w:sz="0" w:space="0" w:color="auto"/>
        <w:left w:val="none" w:sz="0" w:space="0" w:color="auto"/>
        <w:bottom w:val="none" w:sz="0" w:space="0" w:color="auto"/>
        <w:right w:val="none" w:sz="0" w:space="0" w:color="auto"/>
      </w:divBdr>
    </w:div>
    <w:div w:id="1654095702">
      <w:bodyDiv w:val="1"/>
      <w:marLeft w:val="0"/>
      <w:marRight w:val="0"/>
      <w:marTop w:val="0"/>
      <w:marBottom w:val="0"/>
      <w:divBdr>
        <w:top w:val="none" w:sz="0" w:space="0" w:color="auto"/>
        <w:left w:val="none" w:sz="0" w:space="0" w:color="auto"/>
        <w:bottom w:val="none" w:sz="0" w:space="0" w:color="auto"/>
        <w:right w:val="none" w:sz="0" w:space="0" w:color="auto"/>
      </w:divBdr>
    </w:div>
    <w:div w:id="1755736297">
      <w:bodyDiv w:val="1"/>
      <w:marLeft w:val="0"/>
      <w:marRight w:val="0"/>
      <w:marTop w:val="0"/>
      <w:marBottom w:val="0"/>
      <w:divBdr>
        <w:top w:val="none" w:sz="0" w:space="0" w:color="auto"/>
        <w:left w:val="none" w:sz="0" w:space="0" w:color="auto"/>
        <w:bottom w:val="none" w:sz="0" w:space="0" w:color="auto"/>
        <w:right w:val="none" w:sz="0" w:space="0" w:color="auto"/>
      </w:divBdr>
      <w:divsChild>
        <w:div w:id="1873111660">
          <w:marLeft w:val="0"/>
          <w:marRight w:val="0"/>
          <w:marTop w:val="0"/>
          <w:marBottom w:val="0"/>
          <w:divBdr>
            <w:top w:val="none" w:sz="0" w:space="0" w:color="auto"/>
            <w:left w:val="none" w:sz="0" w:space="0" w:color="auto"/>
            <w:bottom w:val="none" w:sz="0" w:space="0" w:color="auto"/>
            <w:right w:val="none" w:sz="0" w:space="0" w:color="auto"/>
          </w:divBdr>
          <w:divsChild>
            <w:div w:id="2059477160">
              <w:marLeft w:val="0"/>
              <w:marRight w:val="0"/>
              <w:marTop w:val="0"/>
              <w:marBottom w:val="0"/>
              <w:divBdr>
                <w:top w:val="none" w:sz="0" w:space="0" w:color="auto"/>
                <w:left w:val="none" w:sz="0" w:space="0" w:color="auto"/>
                <w:bottom w:val="none" w:sz="0" w:space="0" w:color="auto"/>
                <w:right w:val="none" w:sz="0" w:space="0" w:color="auto"/>
              </w:divBdr>
            </w:div>
          </w:divsChild>
        </w:div>
        <w:div w:id="1214076850">
          <w:marLeft w:val="0"/>
          <w:marRight w:val="0"/>
          <w:marTop w:val="0"/>
          <w:marBottom w:val="150"/>
          <w:divBdr>
            <w:top w:val="none" w:sz="0" w:space="0" w:color="auto"/>
            <w:left w:val="none" w:sz="0" w:space="0" w:color="auto"/>
            <w:bottom w:val="none" w:sz="0" w:space="0" w:color="auto"/>
            <w:right w:val="none" w:sz="0" w:space="0" w:color="auto"/>
          </w:divBdr>
          <w:divsChild>
            <w:div w:id="77095327">
              <w:marLeft w:val="0"/>
              <w:marRight w:val="0"/>
              <w:marTop w:val="0"/>
              <w:marBottom w:val="0"/>
              <w:divBdr>
                <w:top w:val="none" w:sz="0" w:space="0" w:color="auto"/>
                <w:left w:val="none" w:sz="0" w:space="0" w:color="auto"/>
                <w:bottom w:val="none" w:sz="0" w:space="0" w:color="auto"/>
                <w:right w:val="none" w:sz="0" w:space="0" w:color="auto"/>
              </w:divBdr>
              <w:divsChild>
                <w:div w:id="1957828129">
                  <w:marLeft w:val="0"/>
                  <w:marRight w:val="0"/>
                  <w:marTop w:val="0"/>
                  <w:marBottom w:val="0"/>
                  <w:divBdr>
                    <w:top w:val="none" w:sz="0" w:space="0" w:color="auto"/>
                    <w:left w:val="none" w:sz="0" w:space="0" w:color="auto"/>
                    <w:bottom w:val="none" w:sz="0" w:space="0" w:color="auto"/>
                    <w:right w:val="none" w:sz="0" w:space="0" w:color="auto"/>
                  </w:divBdr>
                  <w:divsChild>
                    <w:div w:id="16641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325276">
      <w:bodyDiv w:val="1"/>
      <w:marLeft w:val="0"/>
      <w:marRight w:val="0"/>
      <w:marTop w:val="0"/>
      <w:marBottom w:val="0"/>
      <w:divBdr>
        <w:top w:val="none" w:sz="0" w:space="0" w:color="auto"/>
        <w:left w:val="none" w:sz="0" w:space="0" w:color="auto"/>
        <w:bottom w:val="none" w:sz="0" w:space="0" w:color="auto"/>
        <w:right w:val="none" w:sz="0" w:space="0" w:color="auto"/>
      </w:divBdr>
    </w:div>
    <w:div w:id="1842575744">
      <w:bodyDiv w:val="1"/>
      <w:marLeft w:val="0"/>
      <w:marRight w:val="0"/>
      <w:marTop w:val="0"/>
      <w:marBottom w:val="0"/>
      <w:divBdr>
        <w:top w:val="none" w:sz="0" w:space="0" w:color="auto"/>
        <w:left w:val="none" w:sz="0" w:space="0" w:color="auto"/>
        <w:bottom w:val="none" w:sz="0" w:space="0" w:color="auto"/>
        <w:right w:val="none" w:sz="0" w:space="0" w:color="auto"/>
      </w:divBdr>
    </w:div>
    <w:div w:id="192652551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erc.org/" TargetMode="External"/><Relationship Id="rId21" Type="http://schemas.openxmlformats.org/officeDocument/2006/relationships/hyperlink" Target="http://www.green-e.org" TargetMode="External"/><Relationship Id="rId34" Type="http://schemas.openxmlformats.org/officeDocument/2006/relationships/hyperlink" Target="https://www.ted.com/talks/cillian_lohan_the_circular_economy_a_simple_explanation" TargetMode="External"/><Relationship Id="rId42" Type="http://schemas.openxmlformats.org/officeDocument/2006/relationships/hyperlink" Target="http://www.seia.org/" TargetMode="External"/><Relationship Id="rId47" Type="http://schemas.openxmlformats.org/officeDocument/2006/relationships/hyperlink" Target="https://nam10.safelinks.protection.outlook.com/?url=https%3A%2F%2Fcitizensclimatelobby.org%2Fprice-on-carbon%2F&amp;data=05%7C02%7CTom.Dean%40colostate.edu%7C5133ce864c394987d2ac08de119f7c82%7Cafb58802ff7a4bb1ab21367ff2ecfc8b%7C0%7C0%7C638967573834651339%7CUnknown%7CTWFpbGZsb3d8eyJFbXB0eU1hcGkiOnRydWUsIlYiOiIwLjAuMDAwMCIsIlAiOiJXaW4zMiIsIkFOIjoiTWFpbCIsIldUIjoyfQ%3D%3D%7C0%7C%7C%7C&amp;sdata=iEk%2FGlMuU0o0osrVdbRaqJ5Xp14YkqtUQ4jberkcwtU%3D&amp;reserved=0" TargetMode="External"/><Relationship Id="rId50" Type="http://schemas.openxmlformats.org/officeDocument/2006/relationships/hyperlink" Target="https://www.thealliancecenter.org" TargetMode="External"/><Relationship Id="rId55" Type="http://schemas.openxmlformats.org/officeDocument/2006/relationships/hyperlink" Target="https://innosphere.org/about-us/" TargetMode="External"/><Relationship Id="rId63" Type="http://schemas.openxmlformats.org/officeDocument/2006/relationships/footer" Target="footer1.xml"/><Relationship Id="rId7" Type="http://schemas.openxmlformats.org/officeDocument/2006/relationships/hyperlink" Target="mailto:tom.dean@colostate.edu" TargetMode="External"/><Relationship Id="rId2" Type="http://schemas.openxmlformats.org/officeDocument/2006/relationships/styles" Target="styles.xml"/><Relationship Id="rId16" Type="http://schemas.openxmlformats.org/officeDocument/2006/relationships/hyperlink" Target="https://www.youtube.com/watch?v=0b2Tl0x-niw" TargetMode="External"/><Relationship Id="rId29" Type="http://schemas.openxmlformats.org/officeDocument/2006/relationships/hyperlink" Target="https://ecovadis.com/glossary/esg-metrics/" TargetMode="External"/><Relationship Id="rId11" Type="http://schemas.openxmlformats.org/officeDocument/2006/relationships/hyperlink" Target="https://www.cleantech.com/the-global-cleantech-100/" TargetMode="External"/><Relationship Id="rId24" Type="http://schemas.openxmlformats.org/officeDocument/2006/relationships/hyperlink" Target="http://www.cleanedge.com" TargetMode="External"/><Relationship Id="rId32" Type="http://schemas.openxmlformats.org/officeDocument/2006/relationships/hyperlink" Target="https://www.youtube.com/watch?time_continue=2&amp;v=AGqE4OO0_7g&amp;feature=emb_logo" TargetMode="External"/><Relationship Id="rId37" Type="http://schemas.openxmlformats.org/officeDocument/2006/relationships/hyperlink" Target="https://www.youtube.com/watch?v=byfNiz9OoQk" TargetMode="External"/><Relationship Id="rId40" Type="http://schemas.openxmlformats.org/officeDocument/2006/relationships/hyperlink" Target="http://www.eia.doe.gov/" TargetMode="External"/><Relationship Id="rId45" Type="http://schemas.openxmlformats.org/officeDocument/2006/relationships/hyperlink" Target="http://www.awea.org" TargetMode="External"/><Relationship Id="rId53" Type="http://schemas.openxmlformats.org/officeDocument/2006/relationships/hyperlink" Target="https://www.techstars.com/sustainability-program/" TargetMode="External"/><Relationship Id="rId58" Type="http://schemas.openxmlformats.org/officeDocument/2006/relationships/hyperlink" Target="https://www.canopyboulder.com"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causecapitalism.com/15-social-venture-capital-firms-that-you-should-know-about/" TargetMode="External"/><Relationship Id="rId19" Type="http://schemas.openxmlformats.org/officeDocument/2006/relationships/hyperlink" Target="https://www.unglobalcompact.org" TargetMode="External"/><Relationship Id="rId14" Type="http://schemas.openxmlformats.org/officeDocument/2006/relationships/hyperlink" Target="http://www.npr.org/blogs/money/2012/06/12/154872185/remembering-elinor-ostrom-nobel-laureate" TargetMode="External"/><Relationship Id="rId22" Type="http://schemas.openxmlformats.org/officeDocument/2006/relationships/hyperlink" Target="http://www.ecolabelling.org" TargetMode="External"/><Relationship Id="rId27" Type="http://schemas.openxmlformats.org/officeDocument/2006/relationships/hyperlink" Target="http://www.coloradocleantech.com/" TargetMode="External"/><Relationship Id="rId30" Type="http://schemas.openxmlformats.org/officeDocument/2006/relationships/hyperlink" Target="https://www.deloitte.com/an/en/about/people/social-responsibility/globally-consistent-esg-reporting.html" TargetMode="External"/><Relationship Id="rId35" Type="http://schemas.openxmlformats.org/officeDocument/2006/relationships/hyperlink" Target="https://bcorporation.net/" TargetMode="External"/><Relationship Id="rId43" Type="http://schemas.openxmlformats.org/officeDocument/2006/relationships/hyperlink" Target="http://www.ases.org/" TargetMode="External"/><Relationship Id="rId48" Type="http://schemas.openxmlformats.org/officeDocument/2006/relationships/hyperlink" Target="https://common.is" TargetMode="External"/><Relationship Id="rId56" Type="http://schemas.openxmlformats.org/officeDocument/2006/relationships/hyperlink" Target="https://www.naturallyboulder.org" TargetMode="External"/><Relationship Id="rId64" Type="http://schemas.openxmlformats.org/officeDocument/2006/relationships/fontTable" Target="fontTable.xml"/><Relationship Id="rId8" Type="http://schemas.openxmlformats.org/officeDocument/2006/relationships/hyperlink" Target="mailto:Dean.Hines@colostate.edu" TargetMode="External"/><Relationship Id="rId51" Type="http://schemas.openxmlformats.org/officeDocument/2006/relationships/hyperlink" Target="https://coloradocleantech.com" TargetMode="External"/><Relationship Id="rId3" Type="http://schemas.openxmlformats.org/officeDocument/2006/relationships/settings" Target="settings.xml"/><Relationship Id="rId12" Type="http://schemas.openxmlformats.org/officeDocument/2006/relationships/hyperlink" Target="http://www.youtube.com/watch?v=CemLiSI5ox8" TargetMode="External"/><Relationship Id="rId17" Type="http://schemas.openxmlformats.org/officeDocument/2006/relationships/hyperlink" Target="http://www.un.org/sustainabledevelopment/sustainable-development-goals/" TargetMode="External"/><Relationship Id="rId25" Type="http://schemas.openxmlformats.org/officeDocument/2006/relationships/hyperlink" Target="http://www.e2.org" TargetMode="External"/><Relationship Id="rId33" Type="http://schemas.openxmlformats.org/officeDocument/2006/relationships/hyperlink" Target="https://www.youtube.com/watch?v=pgNLonYOc9s" TargetMode="External"/><Relationship Id="rId38" Type="http://schemas.openxmlformats.org/officeDocument/2006/relationships/hyperlink" Target="https://www.youtube.com/watch?v=tP7HoRIVzvY" TargetMode="External"/><Relationship Id="rId46" Type="http://schemas.openxmlformats.org/officeDocument/2006/relationships/hyperlink" Target="http://www.c2es.org/science-impacts/basics" TargetMode="External"/><Relationship Id="rId59" Type="http://schemas.openxmlformats.org/officeDocument/2006/relationships/hyperlink" Target="https://biz.colostate.edu/resources/centers-institutes/entrepreneurship" TargetMode="External"/><Relationship Id="rId20" Type="http://schemas.openxmlformats.org/officeDocument/2006/relationships/hyperlink" Target="http://www.coloradocleantech.com/" TargetMode="External"/><Relationship Id="rId41" Type="http://schemas.openxmlformats.org/officeDocument/2006/relationships/hyperlink" Target="http://www.nrel.gov/" TargetMode="External"/><Relationship Id="rId54" Type="http://schemas.openxmlformats.org/officeDocument/2006/relationships/hyperlink" Target="https://unreasonablegroup.com/about/" TargetMode="External"/><Relationship Id="rId62" Type="http://schemas.openxmlformats.org/officeDocument/2006/relationships/hyperlink" Target="http://greenvc.org/green-and-social-venture-capita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youtube.com/watch?v=CemLiSI5ox8" TargetMode="External"/><Relationship Id="rId23" Type="http://schemas.openxmlformats.org/officeDocument/2006/relationships/hyperlink" Target="http://www.cleantech.com" TargetMode="External"/><Relationship Id="rId28" Type="http://schemas.openxmlformats.org/officeDocument/2006/relationships/hyperlink" Target="https://drive.google.com/file/d/126VZXcAh31DuiBUozJuJtdATD85rwv0_/view" TargetMode="External"/><Relationship Id="rId36" Type="http://schemas.openxmlformats.org/officeDocument/2006/relationships/hyperlink" Target="https://www.youtube.com/watch?v=tOxhiBD8lSM" TargetMode="External"/><Relationship Id="rId49" Type="http://schemas.openxmlformats.org/officeDocument/2006/relationships/hyperlink" Target="https://watson.is/watson-incubator/" TargetMode="External"/><Relationship Id="rId57" Type="http://schemas.openxmlformats.org/officeDocument/2006/relationships/hyperlink" Target="https://www.outdoorretailer.com" TargetMode="External"/><Relationship Id="rId10" Type="http://schemas.openxmlformats.org/officeDocument/2006/relationships/hyperlink" Target="mailto:Larry.Galante@colostate.edu" TargetMode="External"/><Relationship Id="rId31" Type="http://schemas.openxmlformats.org/officeDocument/2006/relationships/hyperlink" Target="https://www.youtube.com/watch?v=6LkrhalWIMc" TargetMode="External"/><Relationship Id="rId44" Type="http://schemas.openxmlformats.org/officeDocument/2006/relationships/hyperlink" Target="http://www.windpoweronline.com" TargetMode="External"/><Relationship Id="rId52" Type="http://schemas.openxmlformats.org/officeDocument/2006/relationships/hyperlink" Target="https://www.nrelforum.com/event/d110c436-a90f-41b5-aabf-4738c4bb5c8e/summary" TargetMode="External"/><Relationship Id="rId60" Type="http://schemas.openxmlformats.org/officeDocument/2006/relationships/hyperlink" Target="https://ideagist.com/list-of-startup-accelerators-and-incubators-in-colorado-usa/" TargetMode="External"/><Relationship Id="rId65"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mailto:hilleprince@gmail.com" TargetMode="External"/><Relationship Id="rId13" Type="http://schemas.openxmlformats.org/officeDocument/2006/relationships/hyperlink" Target="http://www.youtube.com/watch?v=H7Y_mHNgnpA" TargetMode="External"/><Relationship Id="rId18" Type="http://schemas.openxmlformats.org/officeDocument/2006/relationships/hyperlink" Target="http://www.greenbiz.com/enewsletter/" TargetMode="External"/><Relationship Id="rId39" Type="http://schemas.openxmlformats.org/officeDocument/2006/relationships/hyperlink" Target="http://www.ssireview.org/blog/entry/real_world_impact_measu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1242</TotalTime>
  <Pages>16</Pages>
  <Words>6727</Words>
  <Characters>38346</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MBAE 6800, Section 802</vt:lpstr>
    </vt:vector>
  </TitlesOfParts>
  <Company>University of Colorado</Company>
  <LinksUpToDate>false</LinksUpToDate>
  <CharactersWithSpaces>44984</CharactersWithSpaces>
  <SharedDoc>false</SharedDoc>
  <HLinks>
    <vt:vector size="312" baseType="variant">
      <vt:variant>
        <vt:i4>1966184</vt:i4>
      </vt:variant>
      <vt:variant>
        <vt:i4>153</vt:i4>
      </vt:variant>
      <vt:variant>
        <vt:i4>0</vt:i4>
      </vt:variant>
      <vt:variant>
        <vt:i4>5</vt:i4>
      </vt:variant>
      <vt:variant>
        <vt:lpwstr>http://ofrf.org/pressroom/ofrf_news_clips/060121_montereyhld_oevolution.pdf</vt:lpwstr>
      </vt:variant>
      <vt:variant>
        <vt:lpwstr/>
      </vt:variant>
      <vt:variant>
        <vt:i4>5898244</vt:i4>
      </vt:variant>
      <vt:variant>
        <vt:i4>150</vt:i4>
      </vt:variant>
      <vt:variant>
        <vt:i4>0</vt:i4>
      </vt:variant>
      <vt:variant>
        <vt:i4>5</vt:i4>
      </vt:variant>
      <vt:variant>
        <vt:lpwstr>http://www.greenvc.org/2009/01/list-of-green-and-social-venture-funding-sources-updated.html</vt:lpwstr>
      </vt:variant>
      <vt:variant>
        <vt:lpwstr/>
      </vt:variant>
      <vt:variant>
        <vt:i4>5046366</vt:i4>
      </vt:variant>
      <vt:variant>
        <vt:i4>147</vt:i4>
      </vt:variant>
      <vt:variant>
        <vt:i4>0</vt:i4>
      </vt:variant>
      <vt:variant>
        <vt:i4>5</vt:i4>
      </vt:variant>
      <vt:variant>
        <vt:lpwstr>http://www.gwec.net/</vt:lpwstr>
      </vt:variant>
      <vt:variant>
        <vt:lpwstr/>
      </vt:variant>
      <vt:variant>
        <vt:i4>5767246</vt:i4>
      </vt:variant>
      <vt:variant>
        <vt:i4>144</vt:i4>
      </vt:variant>
      <vt:variant>
        <vt:i4>0</vt:i4>
      </vt:variant>
      <vt:variant>
        <vt:i4>5</vt:i4>
      </vt:variant>
      <vt:variant>
        <vt:lpwstr>http://www.ewea.org/</vt:lpwstr>
      </vt:variant>
      <vt:variant>
        <vt:lpwstr/>
      </vt:variant>
      <vt:variant>
        <vt:i4>7536718</vt:i4>
      </vt:variant>
      <vt:variant>
        <vt:i4>141</vt:i4>
      </vt:variant>
      <vt:variant>
        <vt:i4>0</vt:i4>
      </vt:variant>
      <vt:variant>
        <vt:i4>5</vt:i4>
      </vt:variant>
      <vt:variant>
        <vt:lpwstr>http://www.awea.org</vt:lpwstr>
      </vt:variant>
      <vt:variant>
        <vt:lpwstr/>
      </vt:variant>
      <vt:variant>
        <vt:i4>3342355</vt:i4>
      </vt:variant>
      <vt:variant>
        <vt:i4>138</vt:i4>
      </vt:variant>
      <vt:variant>
        <vt:i4>0</vt:i4>
      </vt:variant>
      <vt:variant>
        <vt:i4>5</vt:i4>
      </vt:variant>
      <vt:variant>
        <vt:lpwstr>http://www.eere.energy.gov/RE/wind.html</vt:lpwstr>
      </vt:variant>
      <vt:variant>
        <vt:lpwstr/>
      </vt:variant>
      <vt:variant>
        <vt:i4>5111823</vt:i4>
      </vt:variant>
      <vt:variant>
        <vt:i4>135</vt:i4>
      </vt:variant>
      <vt:variant>
        <vt:i4>0</vt:i4>
      </vt:variant>
      <vt:variant>
        <vt:i4>5</vt:i4>
      </vt:variant>
      <vt:variant>
        <vt:lpwstr>http://nativeenergy.com/</vt:lpwstr>
      </vt:variant>
      <vt:variant>
        <vt:lpwstr/>
      </vt:variant>
      <vt:variant>
        <vt:i4>5505061</vt:i4>
      </vt:variant>
      <vt:variant>
        <vt:i4>132</vt:i4>
      </vt:variant>
      <vt:variant>
        <vt:i4>0</vt:i4>
      </vt:variant>
      <vt:variant>
        <vt:i4>5</vt:i4>
      </vt:variant>
      <vt:variant>
        <vt:lpwstr>http://www.newwindenergy.com/</vt:lpwstr>
      </vt:variant>
      <vt:variant>
        <vt:lpwstr/>
      </vt:variant>
      <vt:variant>
        <vt:i4>2818171</vt:i4>
      </vt:variant>
      <vt:variant>
        <vt:i4>129</vt:i4>
      </vt:variant>
      <vt:variant>
        <vt:i4>0</vt:i4>
      </vt:variant>
      <vt:variant>
        <vt:i4>5</vt:i4>
      </vt:variant>
      <vt:variant>
        <vt:lpwstr>http://www.windpoweronline.com</vt:lpwstr>
      </vt:variant>
      <vt:variant>
        <vt:lpwstr/>
      </vt:variant>
      <vt:variant>
        <vt:i4>2097265</vt:i4>
      </vt:variant>
      <vt:variant>
        <vt:i4>126</vt:i4>
      </vt:variant>
      <vt:variant>
        <vt:i4>0</vt:i4>
      </vt:variant>
      <vt:variant>
        <vt:i4>5</vt:i4>
      </vt:variant>
      <vt:variant>
        <vt:lpwstr>http://www.clipperwind.com</vt:lpwstr>
      </vt:variant>
      <vt:variant>
        <vt:lpwstr/>
      </vt:variant>
      <vt:variant>
        <vt:i4>3080197</vt:i4>
      </vt:variant>
      <vt:variant>
        <vt:i4>123</vt:i4>
      </vt:variant>
      <vt:variant>
        <vt:i4>0</vt:i4>
      </vt:variant>
      <vt:variant>
        <vt:i4>5</vt:i4>
      </vt:variant>
      <vt:variant>
        <vt:lpwstr>http://www.windustry.com/community/</vt:lpwstr>
      </vt:variant>
      <vt:variant>
        <vt:lpwstr/>
      </vt:variant>
      <vt:variant>
        <vt:i4>7405695</vt:i4>
      </vt:variant>
      <vt:variant>
        <vt:i4>120</vt:i4>
      </vt:variant>
      <vt:variant>
        <vt:i4>0</vt:i4>
      </vt:variant>
      <vt:variant>
        <vt:i4>5</vt:i4>
      </vt:variant>
      <vt:variant>
        <vt:lpwstr>http://www.eere.energy.gov/RE/solar_hotwater.html</vt:lpwstr>
      </vt:variant>
      <vt:variant>
        <vt:lpwstr/>
      </vt:variant>
      <vt:variant>
        <vt:i4>5636135</vt:i4>
      </vt:variant>
      <vt:variant>
        <vt:i4>117</vt:i4>
      </vt:variant>
      <vt:variant>
        <vt:i4>0</vt:i4>
      </vt:variant>
      <vt:variant>
        <vt:i4>5</vt:i4>
      </vt:variant>
      <vt:variant>
        <vt:lpwstr>http://www.eere.energy.gov/RE/solar_concentrating.html</vt:lpwstr>
      </vt:variant>
      <vt:variant>
        <vt:lpwstr/>
      </vt:variant>
      <vt:variant>
        <vt:i4>5767205</vt:i4>
      </vt:variant>
      <vt:variant>
        <vt:i4>114</vt:i4>
      </vt:variant>
      <vt:variant>
        <vt:i4>0</vt:i4>
      </vt:variant>
      <vt:variant>
        <vt:i4>5</vt:i4>
      </vt:variant>
      <vt:variant>
        <vt:lpwstr>http://www.eere.energy.gov/RE/solar_photovoltaics.html</vt:lpwstr>
      </vt:variant>
      <vt:variant>
        <vt:lpwstr/>
      </vt:variant>
      <vt:variant>
        <vt:i4>7929935</vt:i4>
      </vt:variant>
      <vt:variant>
        <vt:i4>111</vt:i4>
      </vt:variant>
      <vt:variant>
        <vt:i4>0</vt:i4>
      </vt:variant>
      <vt:variant>
        <vt:i4>5</vt:i4>
      </vt:variant>
      <vt:variant>
        <vt:lpwstr>http://www.energylan.sandia.gov/sunlab/industry.htm</vt:lpwstr>
      </vt:variant>
      <vt:variant>
        <vt:lpwstr/>
      </vt:variant>
      <vt:variant>
        <vt:i4>6029400</vt:i4>
      </vt:variant>
      <vt:variant>
        <vt:i4>108</vt:i4>
      </vt:variant>
      <vt:variant>
        <vt:i4>0</vt:i4>
      </vt:variant>
      <vt:variant>
        <vt:i4>5</vt:i4>
      </vt:variant>
      <vt:variant>
        <vt:lpwstr>http://www.ases.org/</vt:lpwstr>
      </vt:variant>
      <vt:variant>
        <vt:lpwstr/>
      </vt:variant>
      <vt:variant>
        <vt:i4>4325468</vt:i4>
      </vt:variant>
      <vt:variant>
        <vt:i4>105</vt:i4>
      </vt:variant>
      <vt:variant>
        <vt:i4>0</vt:i4>
      </vt:variant>
      <vt:variant>
        <vt:i4>5</vt:i4>
      </vt:variant>
      <vt:variant>
        <vt:lpwstr>http://www.seia.org/</vt:lpwstr>
      </vt:variant>
      <vt:variant>
        <vt:lpwstr/>
      </vt:variant>
      <vt:variant>
        <vt:i4>5898334</vt:i4>
      </vt:variant>
      <vt:variant>
        <vt:i4>102</vt:i4>
      </vt:variant>
      <vt:variant>
        <vt:i4>0</vt:i4>
      </vt:variant>
      <vt:variant>
        <vt:i4>5</vt:i4>
      </vt:variant>
      <vt:variant>
        <vt:lpwstr>http://www.perc.org/</vt:lpwstr>
      </vt:variant>
      <vt:variant>
        <vt:lpwstr/>
      </vt:variant>
      <vt:variant>
        <vt:i4>2883676</vt:i4>
      </vt:variant>
      <vt:variant>
        <vt:i4>99</vt:i4>
      </vt:variant>
      <vt:variant>
        <vt:i4>0</vt:i4>
      </vt:variant>
      <vt:variant>
        <vt:i4>5</vt:i4>
      </vt:variant>
      <vt:variant>
        <vt:lpwstr>http://www.chicagoclimatex.com/</vt:lpwstr>
      </vt:variant>
      <vt:variant>
        <vt:lpwstr/>
      </vt:variant>
      <vt:variant>
        <vt:i4>5242922</vt:i4>
      </vt:variant>
      <vt:variant>
        <vt:i4>96</vt:i4>
      </vt:variant>
      <vt:variant>
        <vt:i4>0</vt:i4>
      </vt:variant>
      <vt:variant>
        <vt:i4>5</vt:i4>
      </vt:variant>
      <vt:variant>
        <vt:lpwstr>http://www.terrapass.com/</vt:lpwstr>
      </vt:variant>
      <vt:variant>
        <vt:lpwstr/>
      </vt:variant>
      <vt:variant>
        <vt:i4>2949212</vt:i4>
      </vt:variant>
      <vt:variant>
        <vt:i4>93</vt:i4>
      </vt:variant>
      <vt:variant>
        <vt:i4>0</vt:i4>
      </vt:variant>
      <vt:variant>
        <vt:i4>5</vt:i4>
      </vt:variant>
      <vt:variant>
        <vt:lpwstr>http://www.renewablechoice.com/</vt:lpwstr>
      </vt:variant>
      <vt:variant>
        <vt:lpwstr/>
      </vt:variant>
      <vt:variant>
        <vt:i4>3670107</vt:i4>
      </vt:variant>
      <vt:variant>
        <vt:i4>90</vt:i4>
      </vt:variant>
      <vt:variant>
        <vt:i4>0</vt:i4>
      </vt:variant>
      <vt:variant>
        <vt:i4>5</vt:i4>
      </vt:variant>
      <vt:variant>
        <vt:lpwstr>http://www.esource.com/</vt:lpwstr>
      </vt:variant>
      <vt:variant>
        <vt:lpwstr/>
      </vt:variant>
      <vt:variant>
        <vt:i4>8061015</vt:i4>
      </vt:variant>
      <vt:variant>
        <vt:i4>87</vt:i4>
      </vt:variant>
      <vt:variant>
        <vt:i4>0</vt:i4>
      </vt:variant>
      <vt:variant>
        <vt:i4>5</vt:i4>
      </vt:variant>
      <vt:variant>
        <vt:lpwstr>http://www.ecolabelling.org</vt:lpwstr>
      </vt:variant>
      <vt:variant>
        <vt:lpwstr/>
      </vt:variant>
      <vt:variant>
        <vt:i4>2752566</vt:i4>
      </vt:variant>
      <vt:variant>
        <vt:i4>84</vt:i4>
      </vt:variant>
      <vt:variant>
        <vt:i4>0</vt:i4>
      </vt:variant>
      <vt:variant>
        <vt:i4>5</vt:i4>
      </vt:variant>
      <vt:variant>
        <vt:lpwstr>http://www.green-e.org</vt:lpwstr>
      </vt:variant>
      <vt:variant>
        <vt:lpwstr/>
      </vt:variant>
      <vt:variant>
        <vt:i4>5111903</vt:i4>
      </vt:variant>
      <vt:variant>
        <vt:i4>81</vt:i4>
      </vt:variant>
      <vt:variant>
        <vt:i4>0</vt:i4>
      </vt:variant>
      <vt:variant>
        <vt:i4>5</vt:i4>
      </vt:variant>
      <vt:variant>
        <vt:lpwstr>http://www.nrel.gov/</vt:lpwstr>
      </vt:variant>
      <vt:variant>
        <vt:lpwstr/>
      </vt:variant>
      <vt:variant>
        <vt:i4>4128790</vt:i4>
      </vt:variant>
      <vt:variant>
        <vt:i4>78</vt:i4>
      </vt:variant>
      <vt:variant>
        <vt:i4>0</vt:i4>
      </vt:variant>
      <vt:variant>
        <vt:i4>5</vt:i4>
      </vt:variant>
      <vt:variant>
        <vt:lpwstr>http://www.eia.doe.gov/</vt:lpwstr>
      </vt:variant>
      <vt:variant>
        <vt:lpwstr/>
      </vt:variant>
      <vt:variant>
        <vt:i4>2752563</vt:i4>
      </vt:variant>
      <vt:variant>
        <vt:i4>75</vt:i4>
      </vt:variant>
      <vt:variant>
        <vt:i4>0</vt:i4>
      </vt:variant>
      <vt:variant>
        <vt:i4>5</vt:i4>
      </vt:variant>
      <vt:variant>
        <vt:lpwstr>http://www.pewclimate.org/</vt:lpwstr>
      </vt:variant>
      <vt:variant>
        <vt:lpwstr/>
      </vt:variant>
      <vt:variant>
        <vt:i4>2228313</vt:i4>
      </vt:variant>
      <vt:variant>
        <vt:i4>72</vt:i4>
      </vt:variant>
      <vt:variant>
        <vt:i4>0</vt:i4>
      </vt:variant>
      <vt:variant>
        <vt:i4>5</vt:i4>
      </vt:variant>
      <vt:variant>
        <vt:lpwstr>http://www.climatechangestrategies.com/</vt:lpwstr>
      </vt:variant>
      <vt:variant>
        <vt:lpwstr/>
      </vt:variant>
      <vt:variant>
        <vt:i4>2883676</vt:i4>
      </vt:variant>
      <vt:variant>
        <vt:i4>69</vt:i4>
      </vt:variant>
      <vt:variant>
        <vt:i4>0</vt:i4>
      </vt:variant>
      <vt:variant>
        <vt:i4>5</vt:i4>
      </vt:variant>
      <vt:variant>
        <vt:lpwstr>http://www.chicagoclimatex.com/</vt:lpwstr>
      </vt:variant>
      <vt:variant>
        <vt:lpwstr/>
      </vt:variant>
      <vt:variant>
        <vt:i4>2424942</vt:i4>
      </vt:variant>
      <vt:variant>
        <vt:i4>66</vt:i4>
      </vt:variant>
      <vt:variant>
        <vt:i4>0</vt:i4>
      </vt:variant>
      <vt:variant>
        <vt:i4>5</vt:i4>
      </vt:variant>
      <vt:variant>
        <vt:lpwstr>http://www.pointcarbon.com</vt:lpwstr>
      </vt:variant>
      <vt:variant>
        <vt:lpwstr/>
      </vt:variant>
      <vt:variant>
        <vt:i4>6094940</vt:i4>
      </vt:variant>
      <vt:variant>
        <vt:i4>63</vt:i4>
      </vt:variant>
      <vt:variant>
        <vt:i4>0</vt:i4>
      </vt:variant>
      <vt:variant>
        <vt:i4>5</vt:i4>
      </vt:variant>
      <vt:variant>
        <vt:lpwstr>http://vimeo.com/8445969</vt:lpwstr>
      </vt:variant>
      <vt:variant>
        <vt:lpwstr/>
      </vt:variant>
      <vt:variant>
        <vt:i4>4194346</vt:i4>
      </vt:variant>
      <vt:variant>
        <vt:i4>60</vt:i4>
      </vt:variant>
      <vt:variant>
        <vt:i4>0</vt:i4>
      </vt:variant>
      <vt:variant>
        <vt:i4>5</vt:i4>
      </vt:variant>
      <vt:variant>
        <vt:lpwstr>mailto:louise.feldmann@colostate.edu</vt:lpwstr>
      </vt:variant>
      <vt:variant>
        <vt:lpwstr/>
      </vt:variant>
      <vt:variant>
        <vt:i4>2621510</vt:i4>
      </vt:variant>
      <vt:variant>
        <vt:i4>57</vt:i4>
      </vt:variant>
      <vt:variant>
        <vt:i4>0</vt:i4>
      </vt:variant>
      <vt:variant>
        <vt:i4>5</vt:i4>
      </vt:variant>
      <vt:variant>
        <vt:lpwstr>http://libguides.colostate.edu/entrepreneurship</vt:lpwstr>
      </vt:variant>
      <vt:variant>
        <vt:lpwstr/>
      </vt:variant>
      <vt:variant>
        <vt:i4>5832746</vt:i4>
      </vt:variant>
      <vt:variant>
        <vt:i4>54</vt:i4>
      </vt:variant>
      <vt:variant>
        <vt:i4>0</vt:i4>
      </vt:variant>
      <vt:variant>
        <vt:i4>5</vt:i4>
      </vt:variant>
      <vt:variant>
        <vt:lpwstr>http://www.coloradocleantech.com/</vt:lpwstr>
      </vt:variant>
      <vt:variant>
        <vt:lpwstr/>
      </vt:variant>
      <vt:variant>
        <vt:i4>1179754</vt:i4>
      </vt:variant>
      <vt:variant>
        <vt:i4>51</vt:i4>
      </vt:variant>
      <vt:variant>
        <vt:i4>0</vt:i4>
      </vt:variant>
      <vt:variant>
        <vt:i4>5</vt:i4>
      </vt:variant>
      <vt:variant>
        <vt:lpwstr>http://www.e2.org</vt:lpwstr>
      </vt:variant>
      <vt:variant>
        <vt:lpwstr/>
      </vt:variant>
      <vt:variant>
        <vt:i4>5636190</vt:i4>
      </vt:variant>
      <vt:variant>
        <vt:i4>48</vt:i4>
      </vt:variant>
      <vt:variant>
        <vt:i4>0</vt:i4>
      </vt:variant>
      <vt:variant>
        <vt:i4>5</vt:i4>
      </vt:variant>
      <vt:variant>
        <vt:lpwstr>http://www.sosummit.org/home</vt:lpwstr>
      </vt:variant>
      <vt:variant>
        <vt:lpwstr/>
      </vt:variant>
      <vt:variant>
        <vt:i4>5898334</vt:i4>
      </vt:variant>
      <vt:variant>
        <vt:i4>45</vt:i4>
      </vt:variant>
      <vt:variant>
        <vt:i4>0</vt:i4>
      </vt:variant>
      <vt:variant>
        <vt:i4>5</vt:i4>
      </vt:variant>
      <vt:variant>
        <vt:lpwstr>http://www.perc.org/</vt:lpwstr>
      </vt:variant>
      <vt:variant>
        <vt:lpwstr/>
      </vt:variant>
      <vt:variant>
        <vt:i4>4980766</vt:i4>
      </vt:variant>
      <vt:variant>
        <vt:i4>42</vt:i4>
      </vt:variant>
      <vt:variant>
        <vt:i4>0</vt:i4>
      </vt:variant>
      <vt:variant>
        <vt:i4>5</vt:i4>
      </vt:variant>
      <vt:variant>
        <vt:lpwstr>http://www.cleanedge.com</vt:lpwstr>
      </vt:variant>
      <vt:variant>
        <vt:lpwstr/>
      </vt:variant>
      <vt:variant>
        <vt:i4>4194315</vt:i4>
      </vt:variant>
      <vt:variant>
        <vt:i4>39</vt:i4>
      </vt:variant>
      <vt:variant>
        <vt:i4>0</vt:i4>
      </vt:variant>
      <vt:variant>
        <vt:i4>5</vt:i4>
      </vt:variant>
      <vt:variant>
        <vt:lpwstr>http://www.cleantech.com</vt:lpwstr>
      </vt:variant>
      <vt:variant>
        <vt:lpwstr/>
      </vt:variant>
      <vt:variant>
        <vt:i4>4063327</vt:i4>
      </vt:variant>
      <vt:variant>
        <vt:i4>36</vt:i4>
      </vt:variant>
      <vt:variant>
        <vt:i4>0</vt:i4>
      </vt:variant>
      <vt:variant>
        <vt:i4>5</vt:i4>
      </vt:variant>
      <vt:variant>
        <vt:lpwstr>http://www.ge.com/ecomagination</vt:lpwstr>
      </vt:variant>
      <vt:variant>
        <vt:lpwstr/>
      </vt:variant>
      <vt:variant>
        <vt:i4>4522051</vt:i4>
      </vt:variant>
      <vt:variant>
        <vt:i4>33</vt:i4>
      </vt:variant>
      <vt:variant>
        <vt:i4>0</vt:i4>
      </vt:variant>
      <vt:variant>
        <vt:i4>5</vt:i4>
      </vt:variant>
      <vt:variant>
        <vt:lpwstr>http://www.millenniumassessment.org/</vt:lpwstr>
      </vt:variant>
      <vt:variant>
        <vt:lpwstr/>
      </vt:variant>
      <vt:variant>
        <vt:i4>3604591</vt:i4>
      </vt:variant>
      <vt:variant>
        <vt:i4>30</vt:i4>
      </vt:variant>
      <vt:variant>
        <vt:i4>0</vt:i4>
      </vt:variant>
      <vt:variant>
        <vt:i4>5</vt:i4>
      </vt:variant>
      <vt:variant>
        <vt:lpwstr>http://planetprofitreport.com/</vt:lpwstr>
      </vt:variant>
      <vt:variant>
        <vt:lpwstr/>
      </vt:variant>
      <vt:variant>
        <vt:i4>4980785</vt:i4>
      </vt:variant>
      <vt:variant>
        <vt:i4>27</vt:i4>
      </vt:variant>
      <vt:variant>
        <vt:i4>0</vt:i4>
      </vt:variant>
      <vt:variant>
        <vt:i4>5</vt:i4>
      </vt:variant>
      <vt:variant>
        <vt:lpwstr>http://www.cleanedge.com/</vt:lpwstr>
      </vt:variant>
      <vt:variant>
        <vt:lpwstr/>
      </vt:variant>
      <vt:variant>
        <vt:i4>2424942</vt:i4>
      </vt:variant>
      <vt:variant>
        <vt:i4>24</vt:i4>
      </vt:variant>
      <vt:variant>
        <vt:i4>0</vt:i4>
      </vt:variant>
      <vt:variant>
        <vt:i4>5</vt:i4>
      </vt:variant>
      <vt:variant>
        <vt:lpwstr>http://www.pointcarbon.com</vt:lpwstr>
      </vt:variant>
      <vt:variant>
        <vt:lpwstr/>
      </vt:variant>
      <vt:variant>
        <vt:i4>2424942</vt:i4>
      </vt:variant>
      <vt:variant>
        <vt:i4>21</vt:i4>
      </vt:variant>
      <vt:variant>
        <vt:i4>0</vt:i4>
      </vt:variant>
      <vt:variant>
        <vt:i4>5</vt:i4>
      </vt:variant>
      <vt:variant>
        <vt:lpwstr>http://www.pointcarbon.com</vt:lpwstr>
      </vt:variant>
      <vt:variant>
        <vt:lpwstr/>
      </vt:variant>
      <vt:variant>
        <vt:i4>720961</vt:i4>
      </vt:variant>
      <vt:variant>
        <vt:i4>18</vt:i4>
      </vt:variant>
      <vt:variant>
        <vt:i4>0</vt:i4>
      </vt:variant>
      <vt:variant>
        <vt:i4>5</vt:i4>
      </vt:variant>
      <vt:variant>
        <vt:lpwstr>http://www.greenbiz.com/enewsletter/</vt:lpwstr>
      </vt:variant>
      <vt:variant>
        <vt:lpwstr/>
      </vt:variant>
      <vt:variant>
        <vt:i4>2228275</vt:i4>
      </vt:variant>
      <vt:variant>
        <vt:i4>15</vt:i4>
      </vt:variant>
      <vt:variant>
        <vt:i4>0</vt:i4>
      </vt:variant>
      <vt:variant>
        <vt:i4>5</vt:i4>
      </vt:variant>
      <vt:variant>
        <vt:lpwstr>http://www.climatebiz.com/</vt:lpwstr>
      </vt:variant>
      <vt:variant>
        <vt:lpwstr/>
      </vt:variant>
      <vt:variant>
        <vt:i4>6357021</vt:i4>
      </vt:variant>
      <vt:variant>
        <vt:i4>12</vt:i4>
      </vt:variant>
      <vt:variant>
        <vt:i4>0</vt:i4>
      </vt:variant>
      <vt:variant>
        <vt:i4>5</vt:i4>
      </vt:variant>
      <vt:variant>
        <vt:lpwstr>http://www.meetup.com/The-Greentrepreneurs/</vt:lpwstr>
      </vt:variant>
      <vt:variant>
        <vt:lpwstr/>
      </vt:variant>
      <vt:variant>
        <vt:i4>8323164</vt:i4>
      </vt:variant>
      <vt:variant>
        <vt:i4>9</vt:i4>
      </vt:variant>
      <vt:variant>
        <vt:i4>0</vt:i4>
      </vt:variant>
      <vt:variant>
        <vt:i4>5</vt:i4>
      </vt:variant>
      <vt:variant>
        <vt:lpwstr>http://www.corecolorado.org</vt:lpwstr>
      </vt:variant>
      <vt:variant>
        <vt:lpwstr/>
      </vt:variant>
      <vt:variant>
        <vt:i4>5832746</vt:i4>
      </vt:variant>
      <vt:variant>
        <vt:i4>6</vt:i4>
      </vt:variant>
      <vt:variant>
        <vt:i4>0</vt:i4>
      </vt:variant>
      <vt:variant>
        <vt:i4>5</vt:i4>
      </vt:variant>
      <vt:variant>
        <vt:lpwstr>http://www.coloradocleantech.com/</vt:lpwstr>
      </vt:variant>
      <vt:variant>
        <vt:lpwstr/>
      </vt:variant>
      <vt:variant>
        <vt:i4>5570659</vt:i4>
      </vt:variant>
      <vt:variant>
        <vt:i4>3</vt:i4>
      </vt:variant>
      <vt:variant>
        <vt:i4>0</vt:i4>
      </vt:variant>
      <vt:variant>
        <vt:i4>5</vt:i4>
      </vt:variant>
      <vt:variant>
        <vt:lpwstr>http://www.industrygrowthforum.org/about.html</vt:lpwstr>
      </vt:variant>
      <vt:variant>
        <vt:lpwstr/>
      </vt:variant>
      <vt:variant>
        <vt:i4>5636136</vt:i4>
      </vt:variant>
      <vt:variant>
        <vt:i4>0</vt:i4>
      </vt:variant>
      <vt:variant>
        <vt:i4>0</vt:i4>
      </vt:variant>
      <vt:variant>
        <vt:i4>5</vt:i4>
      </vt:variant>
      <vt:variant>
        <vt:lpwstr>http://sosummit.org/home/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MBAE 6800, Section 802</dc:title>
  <dc:subject/>
  <dc:creator>deantj</dc:creator>
  <cp:keywords/>
  <dc:description/>
  <cp:lastModifiedBy>Tom Dean</cp:lastModifiedBy>
  <cp:revision>102</cp:revision>
  <cp:lastPrinted>2026-08-18T03:02:00Z</cp:lastPrinted>
  <dcterms:created xsi:type="dcterms:W3CDTF">2026-06-10T22:20:00Z</dcterms:created>
  <dcterms:modified xsi:type="dcterms:W3CDTF">2026-08-18T03:09:00Z</dcterms:modified>
</cp:coreProperties>
</file>